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DCA766" w14:textId="77210886" w:rsidR="00EA7F68" w:rsidRPr="00FC3C81" w:rsidRDefault="007C0293">
      <w:pPr>
        <w:jc w:val="both"/>
        <w:rPr>
          <w:b/>
        </w:rPr>
      </w:pPr>
      <w:ins w:id="0" w:author="Michel Lang" w:date="2024-02-19T15:54:00Z">
        <w:r w:rsidRPr="00FC3C81">
          <w:rPr>
            <w:b/>
          </w:rPr>
          <w:t xml:space="preserve">A </w:t>
        </w:r>
        <w:del w:id="1" w:author="Mathieu Lucas" w:date="2024-04-29T11:28:00Z" w16du:dateUtc="2024-04-29T09:28:00Z">
          <w:r w:rsidRPr="003A1EA9" w:rsidDel="009F2E58">
            <w:rPr>
              <w:b/>
            </w:rPr>
            <w:delText xml:space="preserve">MORE </w:delText>
          </w:r>
        </w:del>
        <w:r w:rsidRPr="00FC3C81">
          <w:rPr>
            <w:b/>
          </w:rPr>
          <w:t xml:space="preserve">COMPREHENSIVE UNCERTAINTY FRAMEWORK FOR </w:t>
        </w:r>
      </w:ins>
      <w:r w:rsidR="00BE455D" w:rsidRPr="00FC3C81">
        <w:rPr>
          <w:b/>
        </w:rPr>
        <w:t>HISTORICAL FLOOD FREQUENCY ANALYSIS</w:t>
      </w:r>
      <w:del w:id="2" w:author="Michel Lang" w:date="2024-02-19T15:54:00Z">
        <w:r w:rsidR="00BE455D" w:rsidRPr="00FC3C81" w:rsidDel="007C0293">
          <w:rPr>
            <w:b/>
          </w:rPr>
          <w:delText xml:space="preserve"> WITH UNCERTAIN PERCEPTION THRESHOLD AND HISTORICAL PERIOD </w:delText>
        </w:r>
        <w:r w:rsidR="0022560E" w:rsidRPr="00FC3C81" w:rsidDel="007C0293">
          <w:rPr>
            <w:b/>
          </w:rPr>
          <w:delText>LENGTH</w:delText>
        </w:r>
      </w:del>
      <w:r w:rsidR="00BE455D" w:rsidRPr="00FC3C81">
        <w:rPr>
          <w:b/>
        </w:rPr>
        <w:t>: A 500-YEAR LONG CASE STUDY.</w:t>
      </w:r>
    </w:p>
    <w:p w14:paraId="230EDE9B" w14:textId="77777777" w:rsidR="00EA7F68" w:rsidRPr="00FC3C81" w:rsidRDefault="00EA7F68">
      <w:pPr>
        <w:jc w:val="both"/>
      </w:pPr>
    </w:p>
    <w:p w14:paraId="0C7E9F07" w14:textId="25D65E8E" w:rsidR="00EA7F68" w:rsidRPr="005A0BB0" w:rsidRDefault="00BE455D">
      <w:pPr>
        <w:jc w:val="both"/>
        <w:rPr>
          <w:lang w:val="fr-FR"/>
        </w:rPr>
      </w:pPr>
      <w:r w:rsidRPr="005A0BB0">
        <w:rPr>
          <w:lang w:val="fr-FR"/>
        </w:rPr>
        <w:t xml:space="preserve">Mathieu Lucas </w:t>
      </w:r>
      <w:r w:rsidRPr="005A0BB0">
        <w:rPr>
          <w:vertAlign w:val="superscript"/>
          <w:lang w:val="fr-FR"/>
        </w:rPr>
        <w:t>a</w:t>
      </w:r>
      <w:r w:rsidRPr="005A0BB0">
        <w:rPr>
          <w:lang w:val="fr-FR"/>
        </w:rPr>
        <w:t xml:space="preserve">, </w:t>
      </w:r>
      <w:r w:rsidR="00666380" w:rsidRPr="005A0BB0">
        <w:rPr>
          <w:lang w:val="fr-FR"/>
        </w:rPr>
        <w:t xml:space="preserve">Michel Lang </w:t>
      </w:r>
      <w:r w:rsidR="00666380" w:rsidRPr="005A0BB0">
        <w:rPr>
          <w:vertAlign w:val="superscript"/>
          <w:lang w:val="fr-FR"/>
        </w:rPr>
        <w:t>a</w:t>
      </w:r>
      <w:r w:rsidR="00666380" w:rsidRPr="005A0BB0">
        <w:rPr>
          <w:lang w:val="fr-FR"/>
        </w:rPr>
        <w:t xml:space="preserve">, </w:t>
      </w:r>
      <w:r w:rsidRPr="005A0BB0">
        <w:rPr>
          <w:lang w:val="fr-FR"/>
        </w:rPr>
        <w:t xml:space="preserve">Benjamin Renard </w:t>
      </w:r>
      <w:r w:rsidRPr="005A0BB0">
        <w:rPr>
          <w:vertAlign w:val="superscript"/>
          <w:lang w:val="fr-FR"/>
        </w:rPr>
        <w:t>b</w:t>
      </w:r>
      <w:r w:rsidRPr="005A0BB0">
        <w:rPr>
          <w:lang w:val="fr-FR"/>
        </w:rPr>
        <w:t xml:space="preserve">, Jérôme Le Coz </w:t>
      </w:r>
      <w:r w:rsidRPr="005A0BB0">
        <w:rPr>
          <w:vertAlign w:val="superscript"/>
          <w:lang w:val="fr-FR"/>
        </w:rPr>
        <w:t>a</w:t>
      </w:r>
    </w:p>
    <w:p w14:paraId="70A7844A" w14:textId="77777777" w:rsidR="00EA7F68" w:rsidRPr="005A0BB0" w:rsidRDefault="00BE455D">
      <w:pPr>
        <w:jc w:val="both"/>
        <w:rPr>
          <w:lang w:val="fr-FR"/>
          <w:rPrChange w:id="3" w:author="Mathieu Lucas" w:date="2024-04-30T16:26:00Z" w16du:dateUtc="2024-04-30T14:26:00Z">
            <w:rPr/>
          </w:rPrChange>
        </w:rPr>
      </w:pPr>
      <w:r w:rsidRPr="005A0BB0">
        <w:rPr>
          <w:vertAlign w:val="superscript"/>
          <w:lang w:val="fr-FR"/>
          <w:rPrChange w:id="4" w:author="Mathieu Lucas" w:date="2024-04-30T16:26:00Z" w16du:dateUtc="2024-04-30T14:26:00Z">
            <w:rPr>
              <w:vertAlign w:val="superscript"/>
            </w:rPr>
          </w:rPrChange>
        </w:rPr>
        <w:t>a</w:t>
      </w:r>
      <w:r w:rsidRPr="005A0BB0">
        <w:rPr>
          <w:lang w:val="fr-FR"/>
          <w:rPrChange w:id="5" w:author="Mathieu Lucas" w:date="2024-04-30T16:26:00Z" w16du:dateUtc="2024-04-30T14:26:00Z">
            <w:rPr/>
          </w:rPrChange>
        </w:rPr>
        <w:t xml:space="preserve">   INRAE, UR Riverly, Villeurbanne, France</w:t>
      </w:r>
    </w:p>
    <w:p w14:paraId="658B064A" w14:textId="77777777" w:rsidR="00EA7F68" w:rsidRPr="005A0BB0" w:rsidRDefault="00BE455D">
      <w:pPr>
        <w:jc w:val="both"/>
        <w:rPr>
          <w:lang w:val="fr-FR"/>
        </w:rPr>
      </w:pPr>
      <w:r w:rsidRPr="005A0BB0">
        <w:rPr>
          <w:vertAlign w:val="superscript"/>
          <w:lang w:val="fr-FR"/>
        </w:rPr>
        <w:t>b</w:t>
      </w:r>
      <w:r w:rsidRPr="005A0BB0">
        <w:rPr>
          <w:lang w:val="fr-FR"/>
        </w:rPr>
        <w:t xml:space="preserve">   INRAE, Aix Marseille Univ., UR RECOVER, Aix-En-Provence, France</w:t>
      </w:r>
    </w:p>
    <w:p w14:paraId="217D2505" w14:textId="77777777" w:rsidR="00EA7F68" w:rsidRPr="005A0BB0" w:rsidRDefault="00EA7F68">
      <w:pPr>
        <w:jc w:val="both"/>
        <w:rPr>
          <w:lang w:val="fr-FR"/>
        </w:rPr>
      </w:pPr>
    </w:p>
    <w:p w14:paraId="5901E604" w14:textId="77777777" w:rsidR="00EA7F68" w:rsidRPr="00FC3C81" w:rsidRDefault="00BE455D">
      <w:pPr>
        <w:spacing w:after="120"/>
        <w:jc w:val="both"/>
        <w:rPr>
          <w:b/>
          <w:sz w:val="28"/>
          <w:szCs w:val="28"/>
        </w:rPr>
      </w:pPr>
      <w:r w:rsidRPr="00FC3C81">
        <w:rPr>
          <w:b/>
          <w:sz w:val="28"/>
          <w:szCs w:val="28"/>
        </w:rPr>
        <w:t>Abstract</w:t>
      </w:r>
    </w:p>
    <w:p w14:paraId="38E1FFF2" w14:textId="0A2483B8" w:rsidR="00EA7F68" w:rsidRPr="00FC3C81" w:rsidRDefault="00BE455D">
      <w:pPr>
        <w:pStyle w:val="Style1"/>
      </w:pPr>
      <w:r w:rsidRPr="00FC3C81">
        <w:rPr>
          <w:i/>
        </w:rPr>
        <w:t xml:space="preserve">The value of historical data for flood frequency analysis has been </w:t>
      </w:r>
      <w:r w:rsidR="0022560E" w:rsidRPr="00FC3C81">
        <w:rPr>
          <w:i/>
        </w:rPr>
        <w:t xml:space="preserve">acknowledged </w:t>
      </w:r>
      <w:r w:rsidRPr="00FC3C81">
        <w:rPr>
          <w:i/>
        </w:rPr>
        <w:t>and studied for a long time. A specific statistical framework must be used to comply with the censored nature of historical data</w:t>
      </w:r>
      <w:ins w:id="6" w:author="Mathieu Lucas" w:date="2024-05-03T12:35:00Z" w16du:dateUtc="2024-05-03T10:35:00Z">
        <w:r w:rsidR="00E22353" w:rsidRPr="00E22353">
          <w:rPr>
            <w:i/>
          </w:rPr>
          <w:t>, for which only floods large enough to induce written records or to trigger flood marks are usually recorded.</w:t>
        </w:r>
      </w:ins>
      <w:del w:id="7" w:author="Mathieu Lucas" w:date="2024-05-03T12:35:00Z" w16du:dateUtc="2024-05-03T10:35:00Z">
        <w:r w:rsidRPr="00FC3C81" w:rsidDel="00E22353">
          <w:rPr>
            <w:i/>
          </w:rPr>
          <w:delText>.</w:delText>
        </w:r>
      </w:del>
      <w:r w:rsidRPr="00FC3C81">
        <w:rPr>
          <w:i/>
        </w:rPr>
        <w:t xml:space="preserve"> </w:t>
      </w:r>
      <w:del w:id="8" w:author="Mathieu Lucas" w:date="2024-04-29T11:31:00Z" w16du:dateUtc="2024-04-29T09:31:00Z">
        <w:r w:rsidRPr="00FC3C81" w:rsidDel="009F2E58">
          <w:rPr>
            <w:i/>
          </w:rPr>
          <w:delText>Indeed, it</w:delText>
        </w:r>
      </w:del>
      <w:ins w:id="9" w:author="Mathieu Lucas" w:date="2024-04-29T11:31:00Z" w16du:dateUtc="2024-04-29T09:31:00Z">
        <w:r w:rsidR="009F2E58" w:rsidRPr="00FC3C81">
          <w:rPr>
            <w:i/>
          </w:rPr>
          <w:t>It</w:t>
        </w:r>
      </w:ins>
      <w:r w:rsidRPr="00FC3C81">
        <w:rPr>
          <w:i/>
        </w:rPr>
        <w:t xml:space="preserve"> is assumed that all floods having exceeded a </w:t>
      </w:r>
      <w:r w:rsidR="00A57AD6" w:rsidRPr="00FC3C81">
        <w:rPr>
          <w:i/>
        </w:rPr>
        <w:t xml:space="preserve">given </w:t>
      </w:r>
      <w:r w:rsidRPr="00FC3C81">
        <w:rPr>
          <w:i/>
        </w:rPr>
        <w:t xml:space="preserve">perception threshold </w:t>
      </w:r>
      <w:r w:rsidR="00A57AD6" w:rsidRPr="00FC3C81">
        <w:rPr>
          <w:i/>
        </w:rPr>
        <w:t>were</w:t>
      </w:r>
      <w:r w:rsidRPr="00FC3C81">
        <w:rPr>
          <w:i/>
        </w:rPr>
        <w:t xml:space="preserve"> recorded as written testimonies or flood marks. Conversely, all years </w:t>
      </w:r>
      <w:r w:rsidR="0022560E" w:rsidRPr="00FC3C81">
        <w:rPr>
          <w:i/>
        </w:rPr>
        <w:t xml:space="preserve">without a flood record </w:t>
      </w:r>
      <w:r w:rsidRPr="00FC3C81">
        <w:rPr>
          <w:i/>
        </w:rPr>
        <w:t xml:space="preserve">in the historical period are assumed to have a maximum discharge below the perception threshold. This paper proposes a </w:t>
      </w:r>
      <w:r w:rsidR="00666380" w:rsidRPr="00FC3C81">
        <w:rPr>
          <w:i/>
        </w:rPr>
        <w:t>Binomial</w:t>
      </w:r>
      <w:r w:rsidRPr="00FC3C81">
        <w:rPr>
          <w:i/>
        </w:rPr>
        <w:t xml:space="preserve"> model which explicitly recognizes the uncertain nature of both the perception threshold and </w:t>
      </w:r>
      <w:r w:rsidR="0022560E" w:rsidRPr="00FC3C81">
        <w:rPr>
          <w:i/>
        </w:rPr>
        <w:t>the start</w:t>
      </w:r>
      <w:ins w:id="10" w:author="Michel Lang" w:date="2024-02-19T15:54:00Z">
        <w:r w:rsidR="007C0293" w:rsidRPr="00FC3C81">
          <w:rPr>
            <w:i/>
          </w:rPr>
          <w:t>ing</w:t>
        </w:r>
      </w:ins>
      <w:r w:rsidR="0022560E" w:rsidRPr="00FC3C81">
        <w:rPr>
          <w:i/>
        </w:rPr>
        <w:t xml:space="preserve"> date of </w:t>
      </w:r>
      <w:r w:rsidRPr="00FC3C81">
        <w:rPr>
          <w:i/>
        </w:rPr>
        <w:t xml:space="preserve">the historical period. This model is applied to a case study for the Rhône River at Beaucaire, France, where a long </w:t>
      </w:r>
      <w:r w:rsidR="00913E44" w:rsidRPr="00FC3C81">
        <w:rPr>
          <w:i/>
        </w:rPr>
        <w:t xml:space="preserve">(1816-2020) </w:t>
      </w:r>
      <w:r w:rsidRPr="00FC3C81">
        <w:rPr>
          <w:i/>
        </w:rPr>
        <w:t xml:space="preserve">systematic series of annual maximum discharges is available along with a collection of </w:t>
      </w:r>
      <w:r w:rsidR="00A517BC" w:rsidRPr="00FC3C81">
        <w:rPr>
          <w:i/>
        </w:rPr>
        <w:t xml:space="preserve">13 </w:t>
      </w:r>
      <w:r w:rsidRPr="00FC3C81">
        <w:rPr>
          <w:i/>
        </w:rPr>
        <w:t xml:space="preserve">historical floods from documentary evidences over three centuries (1500-1815). Results indicate that the </w:t>
      </w:r>
      <w:r w:rsidR="0022560E" w:rsidRPr="00FC3C81">
        <w:rPr>
          <w:i/>
        </w:rPr>
        <w:t xml:space="preserve">inclusion </w:t>
      </w:r>
      <w:r w:rsidRPr="00FC3C81">
        <w:rPr>
          <w:i/>
        </w:rPr>
        <w:t xml:space="preserve">of historical floods reduces the uncertainty of 100- or 1000-year flood quantiles, even when only the number of perception threshold exceedances is known. However, ignoring the uncertainty around the perception threshold leads to a noticeable underestimation of flood quantiles uncertainty. A qualitatively similar conclusion is found when ignoring the uncertainty around the historical period </w:t>
      </w:r>
      <w:r w:rsidR="000772EB" w:rsidRPr="00FC3C81">
        <w:rPr>
          <w:i/>
        </w:rPr>
        <w:t>length</w:t>
      </w:r>
      <w:r w:rsidRPr="00FC3C81">
        <w:rPr>
          <w:i/>
        </w:rPr>
        <w:t>. However, its impact on flood quantiles uncertainty appears to be much smaller than that of the perception threshold.</w:t>
      </w:r>
    </w:p>
    <w:p w14:paraId="5124AE3F" w14:textId="77777777" w:rsidR="00EA7F68" w:rsidRPr="00FC3C81" w:rsidRDefault="00BE455D">
      <w:pPr>
        <w:spacing w:after="120"/>
        <w:jc w:val="both"/>
        <w:rPr>
          <w:b/>
          <w:sz w:val="28"/>
          <w:szCs w:val="28"/>
        </w:rPr>
      </w:pPr>
      <w:r w:rsidRPr="00FC3C81">
        <w:rPr>
          <w:b/>
          <w:sz w:val="28"/>
          <w:szCs w:val="28"/>
        </w:rPr>
        <w:t>Keywords</w:t>
      </w:r>
    </w:p>
    <w:p w14:paraId="073D7DBB" w14:textId="77777777" w:rsidR="00EA7F68" w:rsidRPr="00FC3C81" w:rsidRDefault="00BE455D">
      <w:pPr>
        <w:jc w:val="both"/>
        <w:rPr>
          <w:i/>
        </w:rPr>
      </w:pPr>
      <w:r w:rsidRPr="00FC3C81">
        <w:rPr>
          <w:i/>
        </w:rPr>
        <w:t>Flood frequency analysis</w:t>
      </w:r>
    </w:p>
    <w:p w14:paraId="5D0D366A" w14:textId="77777777" w:rsidR="00EA7F68" w:rsidRPr="00FC3C81" w:rsidRDefault="00BE455D">
      <w:pPr>
        <w:jc w:val="both"/>
        <w:rPr>
          <w:i/>
        </w:rPr>
      </w:pPr>
      <w:r w:rsidRPr="00FC3C81">
        <w:rPr>
          <w:i/>
        </w:rPr>
        <w:t>Historical data</w:t>
      </w:r>
    </w:p>
    <w:p w14:paraId="5EED6549" w14:textId="77777777" w:rsidR="00EA7F68" w:rsidRPr="00FC3C81" w:rsidRDefault="00BE455D">
      <w:pPr>
        <w:jc w:val="both"/>
        <w:rPr>
          <w:i/>
        </w:rPr>
      </w:pPr>
      <w:r w:rsidRPr="00FC3C81">
        <w:rPr>
          <w:i/>
        </w:rPr>
        <w:t>Perception threshold</w:t>
      </w:r>
    </w:p>
    <w:p w14:paraId="5453871F" w14:textId="50CED6B4" w:rsidR="00EA7F68" w:rsidRPr="00FC3C81" w:rsidRDefault="00BE455D">
      <w:pPr>
        <w:jc w:val="both"/>
        <w:rPr>
          <w:i/>
        </w:rPr>
      </w:pPr>
      <w:r w:rsidRPr="00FC3C81">
        <w:rPr>
          <w:i/>
        </w:rPr>
        <w:t xml:space="preserve">Historical period </w:t>
      </w:r>
      <w:r w:rsidR="000772EB" w:rsidRPr="00FC3C81">
        <w:rPr>
          <w:i/>
        </w:rPr>
        <w:t>length</w:t>
      </w:r>
    </w:p>
    <w:p w14:paraId="237395CB" w14:textId="77777777" w:rsidR="00EA7F68" w:rsidRPr="00FC3C81" w:rsidRDefault="00BE455D">
      <w:pPr>
        <w:jc w:val="both"/>
        <w:rPr>
          <w:i/>
        </w:rPr>
      </w:pPr>
      <w:r w:rsidRPr="00FC3C81">
        <w:rPr>
          <w:i/>
        </w:rPr>
        <w:t>Uncertainty</w:t>
      </w:r>
    </w:p>
    <w:p w14:paraId="244644F2" w14:textId="77777777" w:rsidR="00EA7F68" w:rsidRPr="00FC3C81" w:rsidRDefault="00BE455D">
      <w:pPr>
        <w:jc w:val="both"/>
        <w:rPr>
          <w:i/>
        </w:rPr>
      </w:pPr>
      <w:r w:rsidRPr="00FC3C81">
        <w:rPr>
          <w:i/>
        </w:rPr>
        <w:t>Rhône River</w:t>
      </w:r>
    </w:p>
    <w:p w14:paraId="36CFB43B" w14:textId="77777777" w:rsidR="00EA7F68" w:rsidRPr="00FC3C81" w:rsidRDefault="00EA7F68">
      <w:pPr>
        <w:jc w:val="both"/>
      </w:pPr>
      <w:bookmarkStart w:id="11" w:name="_Toc103948239"/>
      <w:bookmarkStart w:id="12" w:name="_Toc141361011"/>
      <w:bookmarkEnd w:id="11"/>
      <w:bookmarkEnd w:id="12"/>
    </w:p>
    <w:p w14:paraId="59421DBD" w14:textId="77777777" w:rsidR="00EA7F68" w:rsidRPr="00FC3C81" w:rsidRDefault="00BE455D">
      <w:pPr>
        <w:pStyle w:val="Titre1"/>
        <w:numPr>
          <w:ilvl w:val="0"/>
          <w:numId w:val="2"/>
        </w:numPr>
        <w:jc w:val="both"/>
      </w:pPr>
      <w:r w:rsidRPr="00FC3C81">
        <w:t>Introduction</w:t>
      </w:r>
    </w:p>
    <w:p w14:paraId="587BC17D" w14:textId="58B4930E" w:rsidR="00EA7F68" w:rsidRPr="00FC3C81" w:rsidRDefault="0022560E">
      <w:pPr>
        <w:pStyle w:val="Style1"/>
      </w:pPr>
      <w:r w:rsidRPr="00FC3C81">
        <w:t>Flood Frequency Analysis (FFA) provides information on the magnitude and frequency of flood discharges. It is use</w:t>
      </w:r>
      <w:r w:rsidR="0003102B" w:rsidRPr="00FC3C81">
        <w:t>d</w:t>
      </w:r>
      <w:r w:rsidRPr="00FC3C81">
        <w:t xml:space="preserve"> to estimate the probability of flooding and manage </w:t>
      </w:r>
      <w:r w:rsidR="009A5754" w:rsidRPr="00FC3C81">
        <w:t>the risk posed by floods</w:t>
      </w:r>
      <w:r w:rsidRPr="00FC3C81">
        <w:t xml:space="preserve"> to human health, the environment, the economy and cultural heritage (European Union, 2007).</w:t>
      </w:r>
      <w:r w:rsidR="002100AB" w:rsidRPr="00FC3C81">
        <w:t xml:space="preserve"> </w:t>
      </w:r>
      <w:r w:rsidR="00BE455D" w:rsidRPr="00FC3C81">
        <w:t>One of the main concerns in FFA is the difficulty to precisely estimate the parameters of the chosen distribution with discharge series of limited length (a few decades</w:t>
      </w:r>
      <w:r w:rsidR="00913E44" w:rsidRPr="00FC3C81">
        <w:t>, generally</w:t>
      </w:r>
      <w:r w:rsidR="00BE455D" w:rsidRPr="00FC3C81">
        <w:t xml:space="preserve">). This is particularly problematic when low-probability </w:t>
      </w:r>
      <w:r w:rsidR="00913E44" w:rsidRPr="00FC3C81">
        <w:t xml:space="preserve">(e.g. </w:t>
      </w:r>
      <w:r w:rsidR="002100AB" w:rsidRPr="00FC3C81">
        <w:t xml:space="preserve">annual </w:t>
      </w:r>
      <w:r w:rsidR="00913E44" w:rsidRPr="00FC3C81">
        <w:t>exceedance probability 10</w:t>
      </w:r>
      <w:r w:rsidR="00913E44" w:rsidRPr="00FC3C81">
        <w:rPr>
          <w:vertAlign w:val="superscript"/>
        </w:rPr>
        <w:t>-3</w:t>
      </w:r>
      <w:r w:rsidR="00913E44" w:rsidRPr="00FC3C81">
        <w:t xml:space="preserve"> or 10</w:t>
      </w:r>
      <w:r w:rsidR="00913E44" w:rsidRPr="00FC3C81">
        <w:rPr>
          <w:vertAlign w:val="superscript"/>
        </w:rPr>
        <w:t>-4</w:t>
      </w:r>
      <w:r w:rsidR="00913E44" w:rsidRPr="00FC3C81">
        <w:t xml:space="preserve">) </w:t>
      </w:r>
      <w:r w:rsidR="00BE455D" w:rsidRPr="00FC3C81">
        <w:t xml:space="preserve">design floods are required to ensure the safety of people and hydraulic structures (Apel </w:t>
      </w:r>
      <w:r w:rsidR="00BE455D" w:rsidRPr="00FC3C81">
        <w:rPr>
          <w:i/>
        </w:rPr>
        <w:t>et al.</w:t>
      </w:r>
      <w:r w:rsidR="00BE455D" w:rsidRPr="00FC3C81">
        <w:t xml:space="preserve">, 2004; Kjeldsen </w:t>
      </w:r>
      <w:r w:rsidR="00BE455D" w:rsidRPr="00FC3C81">
        <w:rPr>
          <w:i/>
        </w:rPr>
        <w:t>et al.</w:t>
      </w:r>
      <w:r w:rsidR="00BE455D" w:rsidRPr="00FC3C81">
        <w:t>, 2011). Fortunately, sampling uncertainty can be reduced by providing additional information beyond the flood sample</w:t>
      </w:r>
      <w:r w:rsidR="00913E44" w:rsidRPr="00FC3C81">
        <w:t xml:space="preserve"> obtained from discharge </w:t>
      </w:r>
      <w:r w:rsidR="00913E44" w:rsidRPr="00FC3C81">
        <w:lastRenderedPageBreak/>
        <w:t>monitoring stations</w:t>
      </w:r>
      <w:r w:rsidR="002100AB" w:rsidRPr="00FC3C81">
        <w:t xml:space="preserve"> during a </w:t>
      </w:r>
      <w:r w:rsidR="002100AB" w:rsidRPr="00FC3C81">
        <w:rPr>
          <w:i/>
        </w:rPr>
        <w:t>systematic</w:t>
      </w:r>
      <w:r w:rsidR="002100AB" w:rsidRPr="00FC3C81">
        <w:t xml:space="preserve"> period</w:t>
      </w:r>
      <w:r w:rsidR="00BE455D" w:rsidRPr="00FC3C81">
        <w:t xml:space="preserve">. Such information can be temporal (e.g. historical data on ancient floods), regional (e.g. discharge data </w:t>
      </w:r>
      <w:r w:rsidR="00913E44" w:rsidRPr="00FC3C81">
        <w:t>from</w:t>
      </w:r>
      <w:r w:rsidR="00BE455D" w:rsidRPr="00FC3C81">
        <w:t xml:space="preserve"> similar catchments)</w:t>
      </w:r>
      <w:ins w:id="13" w:author="Mathieu Lucas" w:date="2024-04-29T11:56:00Z" w16du:dateUtc="2024-04-29T09:56:00Z">
        <w:r w:rsidR="00B46417" w:rsidRPr="00FC3C81">
          <w:t xml:space="preserve">, </w:t>
        </w:r>
      </w:ins>
      <w:del w:id="14" w:author="Mathieu Lucas" w:date="2024-04-29T11:56:00Z" w16du:dateUtc="2024-04-29T09:56:00Z">
        <w:r w:rsidR="00BE455D" w:rsidRPr="00FC3C81" w:rsidDel="00B46417">
          <w:delText xml:space="preserve"> or </w:delText>
        </w:r>
      </w:del>
      <w:r w:rsidR="00BE455D" w:rsidRPr="00FC3C81">
        <w:t>causal (e.g. rainfall data</w:t>
      </w:r>
      <w:r w:rsidR="00666380" w:rsidRPr="00FC3C81">
        <w:t>)</w:t>
      </w:r>
      <w:r w:rsidR="00BE455D" w:rsidRPr="00FC3C81">
        <w:t xml:space="preserve"> </w:t>
      </w:r>
      <w:r w:rsidR="00666380" w:rsidRPr="00FC3C81">
        <w:t>(</w:t>
      </w:r>
      <w:r w:rsidR="00BE455D" w:rsidRPr="00FC3C81">
        <w:t>Merz and Bloschl, 2008)</w:t>
      </w:r>
      <w:ins w:id="15" w:author="Mathieu Lucas" w:date="2024-04-29T11:56:00Z" w16du:dateUtc="2024-04-29T09:56:00Z">
        <w:r w:rsidR="00B46417" w:rsidRPr="00FC3C81">
          <w:t xml:space="preserve">, or a combination of these </w:t>
        </w:r>
      </w:ins>
      <w:ins w:id="16" w:author="Mathieu Lucas" w:date="2024-04-29T12:14:00Z" w16du:dateUtc="2024-04-29T10:14:00Z">
        <w:r w:rsidR="00193E04" w:rsidRPr="00FC3C81">
          <w:t>(</w:t>
        </w:r>
      </w:ins>
      <w:r w:rsidR="00193E04" w:rsidRPr="00FC3C81">
        <w:fldChar w:fldCharType="begin"/>
      </w:r>
      <w:r w:rsidR="004B48E2">
        <w:instrText xml:space="preserve"> ADDIN ZOTERO_ITEM CSL_CITATION {"citationID":"XgNhBDpX","properties":{"formattedCitation":"(Macdonald and Sangster 2017)","plainCitation":"(Macdonald and Sangster 2017)","dontUpdate":true,"noteIndex":0},"citationItems":[{"id":1107,"uris":["http://zotero.org/users/8832006/items/2GD7DVNP"],"itemData":{"id":1107,"type":"article-journal","abstract":"The last decade has witnessed severe flooding across much of the globe, but have these floods really been exceptional? Globally, relatively few instrumental river flow series extend beyond 50 years, with short records presenting significant challenges in determining flood risk from high-magnitude floods. A perceived increase in extreme floods in recent years has decreased public confidence in conventional flood risk estimates; the results affect society (insurance costs), individuals (personal vulnerability) and companies (e.g. water resource managers). Here, we show how historical records from Britain have improved understanding of high-magnitude floods, by examining past spatial and temporal variability. The findings identify that whilst recent floods are notable, several comparable periods of increased flooding are identifiable historically, with periods of greater frequency (flood-rich periods). Statistically significant relationships between the British flood index, the Atlantic Meridional Oscillation and the North Atlantic Oscillation Index are identified. The use of historical records identifies that the largest floods often transcend single catchments affecting regions and that the current flood-rich period is not unprecedented.","container-title":"Hydrology and Earth System Sciences","DOI":"10.5194/hess-21-1631-2017","ISSN":"1027-5606","issue":"3","language":"English","page":"1631-1650","source":"Copernicus Online Journals","title":"High-magnitude flooding across Britain since AD 1750","volume":"21","author":[{"family":"Macdonald","given":"Neil"},{"family":"Sangster","given":"Heather"}],"issued":{"date-parts":[["2017",3,20]]}}}],"schema":"https://github.com/citation-style-language/schema/raw/master/csl-citation.json"} </w:instrText>
      </w:r>
      <w:r w:rsidR="00193E04" w:rsidRPr="00FC3C81">
        <w:fldChar w:fldCharType="separate"/>
      </w:r>
      <w:del w:id="17" w:author="Mathieu Lucas" w:date="2024-04-29T12:13:00Z" w16du:dateUtc="2024-04-29T10:13:00Z">
        <w:r w:rsidR="00193E04" w:rsidRPr="00FC3C81" w:rsidDel="00193E04">
          <w:delText>(</w:delText>
        </w:r>
      </w:del>
      <w:r w:rsidR="00193E04" w:rsidRPr="00FC3C81">
        <w:t>Macdonald and Sangster</w:t>
      </w:r>
      <w:ins w:id="18" w:author="Mathieu Lucas" w:date="2024-05-06T15:44:00Z" w16du:dateUtc="2024-05-06T13:44:00Z">
        <w:r w:rsidR="0008019F">
          <w:t>,</w:t>
        </w:r>
      </w:ins>
      <w:r w:rsidR="00193E04" w:rsidRPr="00FC3C81">
        <w:t xml:space="preserve"> 2017)</w:t>
      </w:r>
      <w:r w:rsidR="00193E04" w:rsidRPr="00FC3C81">
        <w:fldChar w:fldCharType="end"/>
      </w:r>
      <w:r w:rsidR="00BE455D" w:rsidRPr="00FC3C81">
        <w:t>. This paper focuses on the first option and on the treatment of historical data in FFA.</w:t>
      </w:r>
    </w:p>
    <w:p w14:paraId="1EBAAC7B" w14:textId="73F3D7E4" w:rsidR="00EA7F68" w:rsidRPr="00FC3C81" w:rsidRDefault="00BE455D">
      <w:pPr>
        <w:pStyle w:val="Style1"/>
      </w:pPr>
      <w:r w:rsidRPr="00FC3C81">
        <w:t xml:space="preserve">Historical data can take a variety of forms. </w:t>
      </w:r>
      <w:r w:rsidR="00913E44" w:rsidRPr="00FC3C81">
        <w:t>Historical data</w:t>
      </w:r>
      <w:r w:rsidRPr="00FC3C81">
        <w:t xml:space="preserve"> may be issued from testimonials (Pichard, 1995; Kjeldsen </w:t>
      </w:r>
      <w:r w:rsidRPr="00FC3C81">
        <w:rPr>
          <w:i/>
        </w:rPr>
        <w:t>et al.</w:t>
      </w:r>
      <w:r w:rsidRPr="00FC3C81">
        <w:t xml:space="preserve">, 2014), flood marks (Parkes and Demeritt, 2016; Piotte </w:t>
      </w:r>
      <w:r w:rsidRPr="00FC3C81">
        <w:rPr>
          <w:i/>
        </w:rPr>
        <w:t>et al.</w:t>
      </w:r>
      <w:r w:rsidRPr="00FC3C81">
        <w:t>, 2016; Engeland et al, 2020; METS, 2023</w:t>
      </w:r>
      <w:r w:rsidR="00666380" w:rsidRPr="00FC3C81">
        <w:t>;</w:t>
      </w:r>
      <w:r w:rsidR="00C54095" w:rsidRPr="00FC3C81">
        <w:t xml:space="preserve"> Renard, 2023</w:t>
      </w:r>
      <w:r w:rsidRPr="00FC3C81">
        <w:t xml:space="preserve">), or </w:t>
      </w:r>
      <w:r w:rsidR="00C54095" w:rsidRPr="00FC3C81">
        <w:t>paleo</w:t>
      </w:r>
      <w:r w:rsidRPr="00FC3C81">
        <w:t xml:space="preserve">flood reconstructions derived from various proxies such as sedimentary deposits or </w:t>
      </w:r>
      <w:r w:rsidR="00C54095" w:rsidRPr="00FC3C81">
        <w:t xml:space="preserve">riparian tree </w:t>
      </w:r>
      <w:r w:rsidRPr="00FC3C81">
        <w:t xml:space="preserve">rings (Stedinger and Cohn, 1986; Benito </w:t>
      </w:r>
      <w:r w:rsidRPr="00FC3C81">
        <w:rPr>
          <w:i/>
        </w:rPr>
        <w:t>et al.</w:t>
      </w:r>
      <w:r w:rsidRPr="00FC3C81">
        <w:t xml:space="preserve">, 2004; Dezileau </w:t>
      </w:r>
      <w:r w:rsidRPr="00FC3C81">
        <w:rPr>
          <w:i/>
        </w:rPr>
        <w:t>et al.</w:t>
      </w:r>
      <w:r w:rsidRPr="00FC3C81">
        <w:t xml:space="preserve">, 2014; St. George </w:t>
      </w:r>
      <w:r w:rsidRPr="00FC3C81">
        <w:rPr>
          <w:i/>
        </w:rPr>
        <w:t>et al.</w:t>
      </w:r>
      <w:r w:rsidRPr="00FC3C81">
        <w:t xml:space="preserve">, 2020; Engeland </w:t>
      </w:r>
      <w:r w:rsidRPr="00FC3C81">
        <w:rPr>
          <w:i/>
        </w:rPr>
        <w:t>et al.</w:t>
      </w:r>
      <w:r w:rsidRPr="00FC3C81">
        <w:t xml:space="preserve">, 2020). Using historical data in FFA has a long history and is now a well-established practice. Benson (1950) and Hirsch (1987) first focused on plotting position formulas for historical floods. Various types of historical data can be incorporated in FFA by selecting an adequate likelihood function (Stedinger and Cohn, 1986; Kuczera, 1999). Parameter estimation is often performed in a Bayesian way using Markov Chain Monte Carlo (MCMC) algorithms (Reis and Stedinger, 2005). Most recent studies emphasize the need to take full account of uncertainties (Neppel </w:t>
      </w:r>
      <w:r w:rsidRPr="00FC3C81">
        <w:rPr>
          <w:i/>
        </w:rPr>
        <w:t>et al.</w:t>
      </w:r>
      <w:r w:rsidRPr="00FC3C81">
        <w:t xml:space="preserve">, 2010; Kjeldsen </w:t>
      </w:r>
      <w:r w:rsidR="00666380" w:rsidRPr="00FC3C81">
        <w:rPr>
          <w:i/>
        </w:rPr>
        <w:t>et al.</w:t>
      </w:r>
      <w:r w:rsidRPr="00FC3C81">
        <w:t xml:space="preserve"> 2014; Parkes and Demeritt, 2016</w:t>
      </w:r>
      <w:r w:rsidR="00A517BC" w:rsidRPr="00FC3C81">
        <w:t xml:space="preserve">; Shang </w:t>
      </w:r>
      <w:r w:rsidR="00666380" w:rsidRPr="00FC3C81">
        <w:rPr>
          <w:i/>
        </w:rPr>
        <w:t>et al.</w:t>
      </w:r>
      <w:r w:rsidR="00A517BC" w:rsidRPr="00FC3C81">
        <w:t xml:space="preserve">, 2021; Sharma </w:t>
      </w:r>
      <w:r w:rsidR="00666380" w:rsidRPr="00FC3C81">
        <w:rPr>
          <w:i/>
        </w:rPr>
        <w:t>et al.</w:t>
      </w:r>
      <w:r w:rsidR="00A517BC" w:rsidRPr="00FC3C81">
        <w:t>, 2022</w:t>
      </w:r>
      <w:r w:rsidRPr="00FC3C81">
        <w:t>).</w:t>
      </w:r>
      <w:r w:rsidR="00756A43" w:rsidRPr="00FC3C81">
        <w:t xml:space="preserve"> Although discharges from the systematic period are generally much better known than those from the historical period, they are still affected by uncertainties. However, those uncertainties are often neglected when using historical data. Only a few works propose to take them into account:</w:t>
      </w:r>
      <w:r w:rsidR="00A65911" w:rsidRPr="00FC3C81">
        <w:t xml:space="preserve"> </w:t>
      </w:r>
      <w:r w:rsidR="00756A43" w:rsidRPr="00FC3C81">
        <w:t xml:space="preserve">Reis and Stedinger (2005) or Parkes and Demeritt (2016) consider discharge uncertainty during the systematic period via the use of a fixed percentage error, while Neppel </w:t>
      </w:r>
      <w:r w:rsidR="00756A43" w:rsidRPr="00FC3C81">
        <w:rPr>
          <w:i/>
        </w:rPr>
        <w:t>et al.</w:t>
      </w:r>
      <w:r w:rsidR="00756A43" w:rsidRPr="00FC3C81">
        <w:t xml:space="preserve"> (2010) use unknown multiplicative errors. </w:t>
      </w:r>
    </w:p>
    <w:p w14:paraId="7A77BCE0" w14:textId="129604FE" w:rsidR="00EA7F68" w:rsidRPr="00FC3C81" w:rsidRDefault="00BE455D">
      <w:pPr>
        <w:pStyle w:val="Style1"/>
      </w:pPr>
      <w:r w:rsidRPr="00FC3C81">
        <w:t>Historical flood data are not systematic: only floods large enough to induce written records or</w:t>
      </w:r>
      <w:r w:rsidR="00B82784" w:rsidRPr="00FC3C81">
        <w:t xml:space="preserve"> to</w:t>
      </w:r>
      <w:r w:rsidRPr="00FC3C81">
        <w:t xml:space="preserve"> trigger flood marks are recorded. Such censored data can be analysed statistically thanks to the perception threshold concept (Gerard and Karpuk, 1979; Stedinger and Cohn, 1986). The assumption is that all floods exceeding this perception threshold </w:t>
      </w:r>
      <w:r w:rsidR="00B82784" w:rsidRPr="00FC3C81">
        <w:t>were</w:t>
      </w:r>
      <w:r w:rsidRPr="00FC3C81">
        <w:t xml:space="preserve"> recorded, thus </w:t>
      </w:r>
      <w:r w:rsidR="00B82784" w:rsidRPr="00FC3C81">
        <w:t xml:space="preserve">ensuring </w:t>
      </w:r>
      <w:r w:rsidRPr="00FC3C81">
        <w:t xml:space="preserve">the completeness of the historical flood record above the threshold. As a corollary, the annual maximum flood can be assumed to be </w:t>
      </w:r>
      <w:r w:rsidR="00B82784" w:rsidRPr="00FC3C81">
        <w:t xml:space="preserve">smaller than </w:t>
      </w:r>
      <w:r w:rsidRPr="00FC3C81">
        <w:t xml:space="preserve">the perception threshold for all years in the historical period with no recorded flood. It is possible, albeit not mandatory, to reconstruct the discharge of historical floods above the perception threshold via the use of hydraulic models (Lang </w:t>
      </w:r>
      <w:r w:rsidRPr="00FC3C81">
        <w:rPr>
          <w:i/>
        </w:rPr>
        <w:t>et al.</w:t>
      </w:r>
      <w:r w:rsidRPr="00FC3C81">
        <w:t xml:space="preserve">, </w:t>
      </w:r>
      <w:del w:id="19" w:author="Mathieu Lucas" w:date="2024-04-30T10:49:00Z" w16du:dateUtc="2024-04-30T08:49:00Z">
        <w:r w:rsidRPr="00FC3C81" w:rsidDel="00FC3C81">
          <w:delText>2004 ;</w:delText>
        </w:r>
      </w:del>
      <w:ins w:id="20" w:author="Mathieu Lucas" w:date="2024-04-30T10:49:00Z" w16du:dateUtc="2024-04-30T08:49:00Z">
        <w:r w:rsidR="00FC3C81" w:rsidRPr="00FC3C81">
          <w:t>2004;</w:t>
        </w:r>
      </w:ins>
      <w:r w:rsidRPr="00FC3C81">
        <w:t xml:space="preserve"> Neppel </w:t>
      </w:r>
      <w:r w:rsidRPr="00FC3C81">
        <w:rPr>
          <w:i/>
        </w:rPr>
        <w:t>et al.</w:t>
      </w:r>
      <w:r w:rsidRPr="00FC3C81">
        <w:t xml:space="preserve">, </w:t>
      </w:r>
      <w:del w:id="21" w:author="Mathieu Lucas" w:date="2024-04-30T10:49:00Z" w16du:dateUtc="2024-04-30T08:49:00Z">
        <w:r w:rsidRPr="00FC3C81" w:rsidDel="00FC3C81">
          <w:delText>2010 ;</w:delText>
        </w:r>
      </w:del>
      <w:ins w:id="22" w:author="Mathieu Lucas" w:date="2024-04-30T10:49:00Z" w16du:dateUtc="2024-04-30T08:49:00Z">
        <w:r w:rsidR="00FC3C81" w:rsidRPr="00FC3C81">
          <w:t>2010;</w:t>
        </w:r>
      </w:ins>
      <w:r w:rsidRPr="00FC3C81">
        <w:t xml:space="preserve"> Machado </w:t>
      </w:r>
      <w:r w:rsidRPr="00FC3C81">
        <w:rPr>
          <w:i/>
        </w:rPr>
        <w:t>et al.</w:t>
      </w:r>
      <w:r w:rsidRPr="00FC3C81">
        <w:t xml:space="preserve">, 2015). In cases where such reconstruction is too complex, the sole knowledge of the number of floods having exceeded the perception threshold during the historical period can be exploited by means of a </w:t>
      </w:r>
      <w:r w:rsidR="00666380" w:rsidRPr="00FC3C81">
        <w:t>Binomial</w:t>
      </w:r>
      <w:r w:rsidRPr="00FC3C81">
        <w:t xml:space="preserve"> distribution, as described by Stedinger and Cohn (1986) or Payrastre </w:t>
      </w:r>
      <w:r w:rsidRPr="00FC3C81">
        <w:rPr>
          <w:i/>
        </w:rPr>
        <w:t>et al.</w:t>
      </w:r>
      <w:r w:rsidRPr="00FC3C81">
        <w:t xml:space="preserve"> (2011). This description highlights two key quantities in historical FFA that constitute the main focus of this paper: the perception threshold and the </w:t>
      </w:r>
      <w:r w:rsidR="00C000F3" w:rsidRPr="00FC3C81">
        <w:t>lengt</w:t>
      </w:r>
      <w:r w:rsidR="00EC3AA6" w:rsidRPr="00FC3C81">
        <w:t>h</w:t>
      </w:r>
      <w:r w:rsidR="00C000F3" w:rsidRPr="00FC3C81">
        <w:t xml:space="preserve"> </w:t>
      </w:r>
      <w:r w:rsidRPr="00FC3C81">
        <w:t xml:space="preserve">of the historical period. </w:t>
      </w:r>
    </w:p>
    <w:p w14:paraId="5E95E78B" w14:textId="6E7F9B1D" w:rsidR="00EA7F68" w:rsidRPr="00FC3C81" w:rsidRDefault="00BE455D">
      <w:pPr>
        <w:pStyle w:val="Style1"/>
      </w:pPr>
      <w:r w:rsidRPr="00FC3C81">
        <w:t xml:space="preserve">The perception threshold is an empirical concept that only takes a physical meaning in specific cases. The ideal situation corresponds to the availability of a </w:t>
      </w:r>
      <w:del w:id="23" w:author="Michel Lang" w:date="2024-02-20T07:47:00Z">
        <w:r w:rsidRPr="00FC3C81" w:rsidDel="00C23F1F">
          <w:delText xml:space="preserve">hydrometric station whose </w:delText>
        </w:r>
      </w:del>
      <w:r w:rsidRPr="00FC3C81">
        <w:t xml:space="preserve">cross-section </w:t>
      </w:r>
      <w:ins w:id="24" w:author="Michel Lang" w:date="2024-02-20T07:47:00Z">
        <w:r w:rsidR="00C23F1F" w:rsidRPr="00FC3C81">
          <w:t xml:space="preserve">that </w:t>
        </w:r>
      </w:ins>
      <w:r w:rsidRPr="00FC3C81">
        <w:t xml:space="preserve">has not changed over time, with overflows always occurring above the same discharge and systematically leaving a trace in written records or on infrastructures (flood marks) as a result of the damage </w:t>
      </w:r>
      <w:r w:rsidRPr="00FC3C81">
        <w:lastRenderedPageBreak/>
        <w:t xml:space="preserve">caused. In such a situation, expressing the perception threshold as a precisely-estimated discharge value is feasible. However, this ideal situation rarely holds, and the estimation of the perception threshold can be undermined by many factors including the difficulty to precisely estimate discharge, the temporally-varying perception of flood damages by </w:t>
      </w:r>
      <w:del w:id="25" w:author="Mathieu Lucas" w:date="2024-04-29T12:04:00Z" w16du:dateUtc="2024-04-29T10:04:00Z">
        <w:r w:rsidRPr="00FC3C81" w:rsidDel="00314E30">
          <w:delText>riparian populations</w:delText>
        </w:r>
      </w:del>
      <w:ins w:id="26" w:author="Mathieu Lucas" w:date="2024-04-29T12:04:00Z" w16du:dateUtc="2024-04-29T10:04:00Z">
        <w:r w:rsidR="00314E30" w:rsidRPr="00FC3C81">
          <w:t>populations living adjacent to the river</w:t>
        </w:r>
      </w:ins>
      <w:r w:rsidRPr="00FC3C81">
        <w:t xml:space="preserve">, etc. In spite of such uncertainties, the perception threshold is assumed to be perfectly known in the vast majority of studies, although the sensitivity of results to the perception threshold is often explored (Stedinger and Cohn, 1986, Viglione </w:t>
      </w:r>
      <w:r w:rsidRPr="00FC3C81">
        <w:rPr>
          <w:i/>
        </w:rPr>
        <w:t>et al.</w:t>
      </w:r>
      <w:r w:rsidRPr="00FC3C81">
        <w:t xml:space="preserve">, 2013; Macdonald </w:t>
      </w:r>
      <w:r w:rsidRPr="00FC3C81">
        <w:rPr>
          <w:i/>
        </w:rPr>
        <w:t>et al.</w:t>
      </w:r>
      <w:r w:rsidRPr="00FC3C81">
        <w:t xml:space="preserve">, 2014; Payrastre </w:t>
      </w:r>
      <w:r w:rsidRPr="00FC3C81">
        <w:rPr>
          <w:i/>
        </w:rPr>
        <w:t>et al.</w:t>
      </w:r>
      <w:r w:rsidRPr="00FC3C81">
        <w:t>, 2011; Parkes and Demeritt, 2016).</w:t>
      </w:r>
    </w:p>
    <w:p w14:paraId="33DB6664" w14:textId="04DFB2D4" w:rsidR="009A5754" w:rsidRPr="00FC3C81" w:rsidRDefault="00C000F3">
      <w:pPr>
        <w:pStyle w:val="Style1"/>
      </w:pPr>
      <w:r w:rsidRPr="00FC3C81">
        <w:t>The length of the historical period is generally considered to be perfectly known in the historical FFA methods of the literature.</w:t>
      </w:r>
      <w:ins w:id="27" w:author="Mathieu Lucas" w:date="2024-05-03T12:21:00Z" w16du:dateUtc="2024-05-03T10:21:00Z">
        <w:r w:rsidR="007A1C0E" w:rsidRPr="007A1C0E">
          <w:t xml:space="preserve"> In principle, the historical period</w:t>
        </w:r>
      </w:ins>
      <w:ins w:id="28" w:author="Mathieu Lucas" w:date="2024-05-03T12:23:00Z" w16du:dateUtc="2024-05-03T10:23:00Z">
        <w:r w:rsidR="007A1C0E">
          <w:t xml:space="preserve"> (or surveying period)</w:t>
        </w:r>
      </w:ins>
      <w:ins w:id="29" w:author="Mathieu Lucas" w:date="2024-05-03T12:21:00Z" w16du:dateUtc="2024-05-03T10:21:00Z">
        <w:r w:rsidR="007A1C0E" w:rsidRPr="007A1C0E">
          <w:t xml:space="preserve"> should start at the date when the source of the historical information started to exist. However, it is generally assumed to start with the first known flood</w:t>
        </w:r>
      </w:ins>
      <w:ins w:id="30" w:author="Mathieu Lucas" w:date="2024-05-03T12:22:00Z" w16du:dateUtc="2024-05-03T10:22:00Z">
        <w:r w:rsidR="007A1C0E">
          <w:t xml:space="preserve"> </w:t>
        </w:r>
      </w:ins>
      <w:del w:id="31" w:author="Mathieu Lucas" w:date="2024-05-03T12:22:00Z" w16du:dateUtc="2024-05-03T10:22:00Z">
        <w:r w:rsidRPr="00FC3C81" w:rsidDel="007A1C0E">
          <w:delText xml:space="preserve"> The historical period is </w:delText>
        </w:r>
      </w:del>
      <w:ins w:id="32" w:author="Michel Lang" w:date="2024-02-20T07:48:00Z">
        <w:del w:id="33" w:author="Mathieu Lucas" w:date="2024-05-03T12:22:00Z" w16du:dateUtc="2024-05-03T10:22:00Z">
          <w:r w:rsidR="00C23F1F" w:rsidRPr="00FC3C81" w:rsidDel="007A1C0E">
            <w:delText xml:space="preserve">generally </w:delText>
          </w:r>
        </w:del>
      </w:ins>
      <w:del w:id="34" w:author="Mathieu Lucas" w:date="2024-05-03T12:22:00Z" w16du:dateUtc="2024-05-03T10:22:00Z">
        <w:r w:rsidRPr="00FC3C81" w:rsidDel="007A1C0E">
          <w:delText xml:space="preserve">supposed to start with the first known flood </w:delText>
        </w:r>
      </w:del>
      <w:r w:rsidRPr="00FC3C81">
        <w:t>and to finish with the start</w:t>
      </w:r>
      <w:ins w:id="35" w:author="Michel Lang" w:date="2024-02-19T15:55:00Z">
        <w:r w:rsidR="007C0293" w:rsidRPr="00FC3C81">
          <w:t>ing</w:t>
        </w:r>
      </w:ins>
      <w:r w:rsidRPr="00FC3C81">
        <w:t xml:space="preserve"> date of the systematic period. Prosdocimi (2018) showed that</w:t>
      </w:r>
      <w:r w:rsidR="00BE455D" w:rsidRPr="00FC3C81">
        <w:t xml:space="preserve"> </w:t>
      </w:r>
      <w:del w:id="36" w:author="Mathieu Lucas" w:date="2024-05-03T12:23:00Z" w16du:dateUtc="2024-05-03T10:23:00Z">
        <w:r w:rsidR="00BE455D" w:rsidRPr="00FC3C81" w:rsidDel="007A1C0E">
          <w:delText xml:space="preserve">it </w:delText>
        </w:r>
      </w:del>
      <w:ins w:id="37" w:author="Mathieu Lucas" w:date="2024-05-03T12:23:00Z" w16du:dateUtc="2024-05-03T10:23:00Z">
        <w:r w:rsidR="007A1C0E">
          <w:t>this</w:t>
        </w:r>
        <w:r w:rsidR="007A1C0E" w:rsidRPr="00FC3C81">
          <w:t xml:space="preserve"> </w:t>
        </w:r>
      </w:ins>
      <w:r w:rsidR="00BE455D" w:rsidRPr="00FC3C81">
        <w:t xml:space="preserve">leads to a systematic underestimation of the </w:t>
      </w:r>
      <w:r w:rsidR="000772EB" w:rsidRPr="00FC3C81">
        <w:t>length</w:t>
      </w:r>
      <w:r w:rsidR="00BE455D" w:rsidRPr="00FC3C81">
        <w:t xml:space="preserve"> of the historical period and</w:t>
      </w:r>
      <w:r w:rsidRPr="00FC3C81">
        <w:t xml:space="preserve"> proposes an unbiased estimator of the start</w:t>
      </w:r>
      <w:ins w:id="38" w:author="Michel Lang" w:date="2024-02-19T15:55:00Z">
        <w:r w:rsidR="007C0293" w:rsidRPr="00FC3C81">
          <w:t>ing</w:t>
        </w:r>
      </w:ins>
      <w:r w:rsidRPr="00FC3C81">
        <w:t xml:space="preserve"> date of the historical period</w:t>
      </w:r>
      <w:r w:rsidR="009A5754" w:rsidRPr="00FC3C81">
        <w:t>. However, this unbiased estimator is still treated as a known value in the subsequent FFA procedure, whereas it is affected by considerable uncertainty.</w:t>
      </w:r>
    </w:p>
    <w:p w14:paraId="1006F55C" w14:textId="49AAAEE0" w:rsidR="00C000F3" w:rsidRPr="00FC3C81" w:rsidRDefault="00BE455D">
      <w:pPr>
        <w:pStyle w:val="Style1"/>
      </w:pPr>
      <w:r w:rsidRPr="00FC3C81">
        <w:t xml:space="preserve">This paper presents an FFA probabilistic model that uses the number of times a perception threshold is exceeded over an historical period, and takes into account the uncertainty of discharges during the systematic period. The key originality of this model is to recognize the imperfectly-known nature of both the perception threshold and the </w:t>
      </w:r>
      <w:r w:rsidR="000772EB" w:rsidRPr="00FC3C81">
        <w:t>length</w:t>
      </w:r>
      <w:r w:rsidRPr="00FC3C81">
        <w:t xml:space="preserve"> of the historical period by making them parameters of the probabilistic model. </w:t>
      </w:r>
      <w:r w:rsidR="00C000F3" w:rsidRPr="00FC3C81">
        <w:t>The aim is to correctly assess the uncertainties of flood quantiles, based on historical information.</w:t>
      </w:r>
    </w:p>
    <w:p w14:paraId="0BD7DA76" w14:textId="3154CC59" w:rsidR="00EA7F68" w:rsidDel="00DB10BD" w:rsidRDefault="00DB10BD">
      <w:pPr>
        <w:pStyle w:val="Style1"/>
        <w:rPr>
          <w:del w:id="39" w:author="Mathieu Lucas" w:date="2024-05-03T13:02:00Z" w16du:dateUtc="2024-05-03T11:02:00Z"/>
        </w:rPr>
      </w:pPr>
      <w:ins w:id="40" w:author="Mathieu Lucas" w:date="2024-05-03T13:01:00Z" w16du:dateUtc="2024-05-03T11:01:00Z">
        <w:r w:rsidRPr="00DB10BD">
          <w:t xml:space="preserve">This FFA model and several variants are applied to a case study based on the Rhône River at Beaucaire, France, offering a very long systematic record (1816-2020, 205 years), with discharge uncertainties carefully determined. An uncertainty propagation chain developed by Lucas et al. (2023) accounts for errors on stage and gauging measurements, and rating curve estimation. </w:t>
        </w:r>
      </w:ins>
      <w:del w:id="41" w:author="Mathieu Lucas" w:date="2024-05-03T13:01:00Z" w16du:dateUtc="2024-05-03T11:01:00Z">
        <w:r w:rsidR="00BE455D" w:rsidRPr="00FC3C81" w:rsidDel="00DB10BD">
          <w:delText>This FFA model and several variants are applied to a case study based on the Rhône River at Beaucaire</w:delText>
        </w:r>
        <w:r w:rsidR="00CC3742" w:rsidRPr="00FC3C81" w:rsidDel="00DB10BD">
          <w:delText>, France</w:delText>
        </w:r>
        <w:r w:rsidR="00BE455D" w:rsidRPr="00FC3C81" w:rsidDel="00DB10BD">
          <w:delText>, of</w:delText>
        </w:r>
        <w:r w:rsidR="00CC3742" w:rsidRPr="00FC3C81" w:rsidDel="00DB10BD">
          <w:delText>fering</w:delText>
        </w:r>
        <w:r w:rsidR="00BE455D" w:rsidRPr="00FC3C81" w:rsidDel="00DB10BD">
          <w:delText xml:space="preserve"> a very long systematic record (1816-2020</w:delText>
        </w:r>
        <w:r w:rsidR="00CC3742" w:rsidRPr="00FC3C81" w:rsidDel="00DB10BD">
          <w:delText>, 205 years</w:delText>
        </w:r>
      </w:del>
      <w:del w:id="42" w:author="Mathieu Lucas" w:date="2024-04-30T10:49:00Z" w16du:dateUtc="2024-04-30T08:49:00Z">
        <w:r w:rsidR="00BE455D" w:rsidRPr="00FC3C81" w:rsidDel="00FC3C81">
          <w:delText>),  with</w:delText>
        </w:r>
      </w:del>
      <w:del w:id="43" w:author="Mathieu Lucas" w:date="2024-05-03T13:01:00Z" w16du:dateUtc="2024-05-03T11:01:00Z">
        <w:r w:rsidR="00BE455D" w:rsidRPr="00FC3C81" w:rsidDel="00DB10BD">
          <w:delText xml:space="preserve"> discharge uncertainties carefully determined by Lucas </w:delText>
        </w:r>
        <w:r w:rsidR="00BE455D" w:rsidRPr="00FC3C81" w:rsidDel="00DB10BD">
          <w:rPr>
            <w:i/>
          </w:rPr>
          <w:delText>et al.</w:delText>
        </w:r>
        <w:r w:rsidR="00BE455D" w:rsidRPr="00FC3C81" w:rsidDel="00DB10BD">
          <w:delText xml:space="preserve"> (2023), and a collection of historical floods from 1500 to 1815 (Pichard and Roucaute, 2014). </w:delText>
        </w:r>
      </w:del>
      <w:r w:rsidR="00BE455D" w:rsidRPr="00FC3C81">
        <w:t xml:space="preserve">In a first step, the 205-year systematic record is artificially </w:t>
      </w:r>
      <w:r w:rsidR="00CC3742" w:rsidRPr="00FC3C81">
        <w:t xml:space="preserve">subsampled </w:t>
      </w:r>
      <w:r w:rsidR="00BE455D" w:rsidRPr="00FC3C81">
        <w:t xml:space="preserve">in order to mimic a typical mixed dataset containing about 50 years of systematic data and about 150 years of censored historical data. </w:t>
      </w:r>
      <w:bookmarkStart w:id="44" w:name="_Hlk165285530"/>
      <w:r w:rsidR="00BE455D" w:rsidRPr="00FC3C81">
        <w:t>This allows testing</w:t>
      </w:r>
      <w:ins w:id="45" w:author="Mathieu Lucas" w:date="2024-04-29T12:18:00Z" w16du:dateUtc="2024-04-29T10:18:00Z">
        <w:r w:rsidR="00193E04" w:rsidRPr="00FC3C81">
          <w:t xml:space="preserve"> of</w:t>
        </w:r>
      </w:ins>
      <w:r w:rsidR="00BE455D" w:rsidRPr="00FC3C81">
        <w:t xml:space="preserve"> the FFA models </w:t>
      </w:r>
      <w:bookmarkEnd w:id="44"/>
      <w:r w:rsidR="00BE455D" w:rsidRPr="00FC3C81">
        <w:t>on a real-</w:t>
      </w:r>
      <w:del w:id="46" w:author="Mathieu Lucas" w:date="2024-04-29T12:17:00Z" w16du:dateUtc="2024-04-29T10:17:00Z">
        <w:r w:rsidR="00BE455D" w:rsidRPr="00FC3C81" w:rsidDel="00193E04">
          <w:delText xml:space="preserve">life </w:delText>
        </w:r>
      </w:del>
      <w:ins w:id="47" w:author="Mathieu Lucas" w:date="2024-04-29T12:17:00Z" w16du:dateUtc="2024-04-29T10:17:00Z">
        <w:r w:rsidR="00193E04" w:rsidRPr="00FC3C81">
          <w:t xml:space="preserve">world </w:t>
        </w:r>
      </w:ins>
      <w:r w:rsidR="00BE455D" w:rsidRPr="00FC3C81">
        <w:t xml:space="preserve">dataset, with the full 205-year systematic dataset providing a precise baseline against which comparisons can be made. The added value of precisely knowing the discharge of historical floods vs. only knowing the number of perception threshold exceedances is also explored. </w:t>
      </w:r>
      <w:ins w:id="48" w:author="Mathieu Lucas" w:date="2024-05-03T13:02:00Z" w16du:dateUtc="2024-05-03T11:02:00Z">
        <w:r w:rsidRPr="00DB10BD">
          <w:t>In a second step, the same FFA models are then applied to the 1816-2020 systematic record and a collection of historical floods during the 1500-1815 period (Pichard and Roucaute, 2014). The impact of the various sources of uncertainty on quantile estimates is discussed.</w:t>
        </w:r>
      </w:ins>
      <w:del w:id="49" w:author="Mathieu Lucas" w:date="2024-05-03T13:02:00Z" w16du:dateUtc="2024-05-03T11:02:00Z">
        <w:r w:rsidR="00BE455D" w:rsidRPr="00FC3C81" w:rsidDel="00DB10BD">
          <w:delText xml:space="preserve">These same FFA models are then applied to </w:delText>
        </w:r>
        <w:r w:rsidR="00CC3742" w:rsidRPr="00FC3C81" w:rsidDel="00DB10BD">
          <w:delText>the complete</w:delText>
        </w:r>
        <w:r w:rsidR="00BE455D" w:rsidRPr="00FC3C81" w:rsidDel="00DB10BD">
          <w:delText xml:space="preserve"> data</w:delText>
        </w:r>
        <w:r w:rsidR="00CC3742" w:rsidRPr="00FC3C81" w:rsidDel="00DB10BD">
          <w:delText>set</w:delText>
        </w:r>
        <w:r w:rsidR="00BE455D" w:rsidRPr="00FC3C81" w:rsidDel="00DB10BD">
          <w:delText xml:space="preserve"> (1816-2020 systematic record + collection of historical floods during the 1500-1815 period), and the impact of the various sources of uncertaint</w:delText>
        </w:r>
        <w:r w:rsidR="00CC3742" w:rsidRPr="00FC3C81" w:rsidDel="00DB10BD">
          <w:delText>y</w:delText>
        </w:r>
        <w:r w:rsidR="00BE455D" w:rsidRPr="00FC3C81" w:rsidDel="00DB10BD">
          <w:delText xml:space="preserve"> on quantile estimates is discussed.</w:delText>
        </w:r>
      </w:del>
    </w:p>
    <w:p w14:paraId="23428D8D" w14:textId="77777777" w:rsidR="00DB10BD" w:rsidRPr="00FC3C81" w:rsidRDefault="00DB10BD">
      <w:pPr>
        <w:pStyle w:val="Style1"/>
        <w:rPr>
          <w:ins w:id="50" w:author="Mathieu Lucas" w:date="2024-05-03T13:02:00Z" w16du:dateUtc="2024-05-03T11:02:00Z"/>
        </w:rPr>
      </w:pPr>
    </w:p>
    <w:p w14:paraId="72E4A499" w14:textId="05BD74C1" w:rsidR="00EA7F68" w:rsidRPr="00FC3C81" w:rsidRDefault="00BE455D">
      <w:pPr>
        <w:pStyle w:val="Style1"/>
      </w:pPr>
      <w:del w:id="51" w:author="Mathieu Lucas" w:date="2024-05-03T13:04:00Z" w16du:dateUtc="2024-05-03T11:04:00Z">
        <w:r w:rsidRPr="00FC3C81" w:rsidDel="00DB10BD">
          <w:delText>The remainder of this</w:delText>
        </w:r>
      </w:del>
      <w:ins w:id="52" w:author="Mathieu Lucas" w:date="2024-05-03T13:04:00Z" w16du:dateUtc="2024-05-03T11:04:00Z">
        <w:r w:rsidR="00DB10BD">
          <w:t>This</w:t>
        </w:r>
      </w:ins>
      <w:r w:rsidRPr="00FC3C81">
        <w:t xml:space="preserve"> paper is organized as follows. Methods for historical FFA are </w:t>
      </w:r>
      <w:r w:rsidR="00CC3742" w:rsidRPr="00FC3C81">
        <w:t xml:space="preserve">introduced </w:t>
      </w:r>
      <w:r w:rsidRPr="00FC3C81">
        <w:t xml:space="preserve">in section 2. Available data are presented in section 3 and their stationarity is verified. The FFA models are then applied and compared using the artificially </w:t>
      </w:r>
      <w:r w:rsidR="009D2B30" w:rsidRPr="00FC3C81">
        <w:t xml:space="preserve">subsampled </w:t>
      </w:r>
      <w:r w:rsidRPr="00FC3C81">
        <w:t xml:space="preserve">record on the 1816-2020 period (section 4), and then to the entire dataset on the 1500-2020 period (section 5). Section 6 discusses some key results of this work and </w:t>
      </w:r>
      <w:r w:rsidR="00546DE3" w:rsidRPr="00FC3C81">
        <w:t xml:space="preserve">section 7 </w:t>
      </w:r>
      <w:r w:rsidRPr="00FC3C81">
        <w:t>s</w:t>
      </w:r>
      <w:r w:rsidR="00EF1A2B" w:rsidRPr="00FC3C81">
        <w:t>ummarizes its main conclusions.</w:t>
      </w:r>
    </w:p>
    <w:p w14:paraId="488B8994" w14:textId="64DF4F6C" w:rsidR="00EA7F68" w:rsidRPr="00FC3C81" w:rsidRDefault="00BE455D">
      <w:pPr>
        <w:pStyle w:val="Titre1"/>
        <w:numPr>
          <w:ilvl w:val="0"/>
          <w:numId w:val="2"/>
        </w:numPr>
        <w:jc w:val="both"/>
      </w:pPr>
      <w:r w:rsidRPr="00FC3C81">
        <w:lastRenderedPageBreak/>
        <w:t>Probabilistic models</w:t>
      </w:r>
      <w:del w:id="53" w:author="Mathieu Lucas" w:date="2024-05-03T13:53:00Z" w16du:dateUtc="2024-05-03T11:53:00Z">
        <w:r w:rsidRPr="00FC3C81" w:rsidDel="00030D70">
          <w:delText xml:space="preserve"> with </w:delText>
        </w:r>
      </w:del>
      <w:del w:id="54" w:author="Mathieu Lucas" w:date="2024-05-03T13:51:00Z" w16du:dateUtc="2024-05-03T11:51:00Z">
        <w:r w:rsidRPr="00FC3C81" w:rsidDel="00030D70">
          <w:delText>a collection of</w:delText>
        </w:r>
      </w:del>
      <w:del w:id="55" w:author="Mathieu Lucas" w:date="2024-05-03T13:08:00Z" w16du:dateUtc="2024-05-03T11:08:00Z">
        <w:r w:rsidRPr="00FC3C81" w:rsidDel="002A5CE0">
          <w:delText xml:space="preserve"> </w:delText>
        </w:r>
      </w:del>
      <w:del w:id="56" w:author="Mathieu Lucas" w:date="2024-05-03T13:51:00Z" w16du:dateUtc="2024-05-03T11:51:00Z">
        <w:r w:rsidRPr="00FC3C81" w:rsidDel="00030D70">
          <w:delText>historical floods</w:delText>
        </w:r>
      </w:del>
    </w:p>
    <w:p w14:paraId="29A6F31A" w14:textId="34039141" w:rsidR="00EF1A2B" w:rsidRPr="00FC3C81" w:rsidRDefault="00EF1A2B" w:rsidP="00EF1A2B">
      <w:pPr>
        <w:pStyle w:val="Style1"/>
      </w:pPr>
      <w:r w:rsidRPr="00FC3C81">
        <w:t xml:space="preserve">We first present how </w:t>
      </w:r>
      <w:r w:rsidR="009A5754" w:rsidRPr="00FC3C81">
        <w:t>censored</w:t>
      </w:r>
      <w:r w:rsidRPr="00FC3C81">
        <w:t xml:space="preserve"> historical floods can be included into a probabilistic model (section 2.1) and then move towards more specific models accounting for uncertainties (section 2.2).</w:t>
      </w:r>
    </w:p>
    <w:p w14:paraId="191BB677" w14:textId="07E84834" w:rsidR="00E612D3" w:rsidRPr="00FC3C81" w:rsidRDefault="00546DE3" w:rsidP="00E612D3">
      <w:pPr>
        <w:pStyle w:val="Titre1"/>
        <w:numPr>
          <w:ilvl w:val="1"/>
          <w:numId w:val="2"/>
        </w:numPr>
        <w:jc w:val="both"/>
      </w:pPr>
      <w:r w:rsidRPr="00FC3C81">
        <w:t xml:space="preserve">Standard treatment of </w:t>
      </w:r>
      <w:r w:rsidR="0017451B" w:rsidRPr="00FC3C81">
        <w:t xml:space="preserve">censored </w:t>
      </w:r>
      <w:r w:rsidRPr="00FC3C81">
        <w:t>data</w:t>
      </w:r>
    </w:p>
    <w:p w14:paraId="440C2F82" w14:textId="4B4D4E5D" w:rsidR="006208DC" w:rsidRPr="00FC3C81" w:rsidRDefault="006208DC">
      <w:pPr>
        <w:pStyle w:val="Style1"/>
        <w:rPr>
          <w:b/>
        </w:rPr>
      </w:pPr>
      <w:r w:rsidRPr="00FC3C81">
        <w:rPr>
          <w:b/>
        </w:rPr>
        <w:t>Likelihood function</w:t>
      </w:r>
    </w:p>
    <w:p w14:paraId="2C29C051" w14:textId="564F7CE1" w:rsidR="00EA7F68" w:rsidRPr="00FC3C81" w:rsidRDefault="00BE455D">
      <w:pPr>
        <w:pStyle w:val="Style1"/>
      </w:pPr>
      <w:r w:rsidRPr="00FC3C81">
        <w:t xml:space="preserve">We assume that the </w:t>
      </w:r>
      <w:r w:rsidR="001377D8" w:rsidRPr="00FC3C81">
        <w:t xml:space="preserve">annual maximum </w:t>
      </w:r>
      <w:r w:rsidRPr="00FC3C81">
        <w:t>(</w:t>
      </w:r>
      <w:del w:id="57" w:author="Mathieu Lucas" w:date="2024-04-30T10:48:00Z" w16du:dateUtc="2024-04-30T08:48:00Z">
        <w:r w:rsidR="001377D8" w:rsidRPr="00FC3C81" w:rsidDel="00FC3C81">
          <w:delText xml:space="preserve">AMAX </w:delText>
        </w:r>
        <w:r w:rsidRPr="00FC3C81" w:rsidDel="00FC3C81">
          <w:delText>)</w:delText>
        </w:r>
      </w:del>
      <w:ins w:id="58" w:author="Mathieu Lucas" w:date="2024-04-30T10:48:00Z" w16du:dateUtc="2024-04-30T08:48:00Z">
        <w:r w:rsidR="00FC3C81" w:rsidRPr="00FC3C81">
          <w:t>AMAX</w:t>
        </w:r>
        <w:r w:rsidR="00FC3C81" w:rsidRPr="00FC3C81" w:rsidDel="001377D8">
          <w:t>)</w:t>
        </w:r>
      </w:ins>
      <w:r w:rsidRPr="00FC3C81">
        <w:t xml:space="preserve"> discharge </w:t>
      </w:r>
      <w:r w:rsidRPr="00FC3C81">
        <w:rPr>
          <w:i/>
        </w:rPr>
        <w:t>Q</w:t>
      </w:r>
      <w:r w:rsidRPr="00FC3C81">
        <w:t xml:space="preserve"> during systematic and historical periods is an </w:t>
      </w:r>
      <w:r w:rsidRPr="00FC3C81">
        <w:rPr>
          <w:i/>
        </w:rPr>
        <w:t>i.i.d</w:t>
      </w:r>
      <w:r w:rsidR="0071123F" w:rsidRPr="00FC3C81">
        <w:rPr>
          <w:i/>
        </w:rPr>
        <w:t>.</w:t>
      </w:r>
      <w:r w:rsidRPr="00FC3C81">
        <w:t xml:space="preserve"> (independent and identically distributed) random variable that follows a Generalized Extreme Value (GEV) distribution, with </w:t>
      </w:r>
      <w:r w:rsidR="009D2B30" w:rsidRPr="00FC3C81">
        <w:t xml:space="preserve">location, scale, shape </w:t>
      </w:r>
      <w:r w:rsidRPr="00FC3C81">
        <w:t xml:space="preserve">parameters </w:t>
      </w:r>
      <w:r w:rsidRPr="00FC3C81">
        <w:rPr>
          <w:b/>
          <w:i/>
        </w:rPr>
        <w:t>θ</w:t>
      </w:r>
      <w:r w:rsidRPr="00FC3C81">
        <w:t xml:space="preserve"> = (</w:t>
      </w:r>
      <w:r w:rsidRPr="00FC3C81">
        <w:rPr>
          <w:i/>
        </w:rPr>
        <w:t>μ</w:t>
      </w:r>
      <w:r w:rsidRPr="00FC3C81">
        <w:t xml:space="preserve">, </w:t>
      </w:r>
      <w:r w:rsidRPr="00FC3C81">
        <w:rPr>
          <w:i/>
        </w:rPr>
        <w:t>σ</w:t>
      </w:r>
      <w:r w:rsidRPr="00FC3C81">
        <w:t xml:space="preserve">, </w:t>
      </w:r>
      <w:r w:rsidRPr="00FC3C81">
        <w:rPr>
          <w:i/>
        </w:rPr>
        <w:t>ξ</w:t>
      </w:r>
      <w:r w:rsidRPr="00FC3C81">
        <w:t xml:space="preserve">). </w:t>
      </w:r>
      <w:r w:rsidR="0017451B" w:rsidRPr="00FC3C81">
        <w:t>When</w:t>
      </w:r>
      <w:r w:rsidRPr="00FC3C81">
        <w:t xml:space="preserve"> the shape parameter </w:t>
      </w:r>
      <w:r w:rsidRPr="00FC3C81">
        <w:rPr>
          <w:i/>
        </w:rPr>
        <w:t>ξ</w:t>
      </w:r>
      <w:r w:rsidRPr="00FC3C81">
        <w:t xml:space="preserve"> is non-zero</w:t>
      </w:r>
      <w:r w:rsidR="0017451B" w:rsidRPr="00FC3C81">
        <w:t>,</w:t>
      </w:r>
      <w:r w:rsidRPr="00FC3C81">
        <w:t xml:space="preserve"> the GEV cumulative distribution function (cdf)</w:t>
      </w:r>
      <w:r w:rsidR="0017451B" w:rsidRPr="00FC3C81">
        <w:t xml:space="preserve"> and the probability density function (pdf) are</w:t>
      </w:r>
      <w:r w:rsidRPr="00FC3C81">
        <w:t>:</w:t>
      </w:r>
    </w:p>
    <w:p w14:paraId="58C3BD30" w14:textId="0E4F8488" w:rsidR="00EA7F68" w:rsidRPr="00FC3C81" w:rsidRDefault="00000000" w:rsidP="00CB75B3">
      <w:pPr>
        <w:tabs>
          <w:tab w:val="left" w:pos="709"/>
          <w:tab w:val="left" w:pos="8647"/>
          <w:tab w:val="right" w:pos="9072"/>
        </w:tabs>
        <w:spacing w:after="120"/>
        <w:ind w:firstLine="426"/>
        <w:jc w:val="both"/>
      </w:pPr>
      <m:oMath>
        <m:m>
          <m:mPr>
            <m:mcs>
              <m:mc>
                <m:mcPr>
                  <m:count m:val="1"/>
                  <m:mcJc m:val="left"/>
                </m:mcPr>
              </m:mc>
            </m:mcs>
            <m:ctrlPr>
              <w:rPr>
                <w:rFonts w:ascii="Cambria Math" w:hAnsi="Cambria Math"/>
                <w:i/>
              </w:rPr>
            </m:ctrlPr>
          </m:mPr>
          <m:mr>
            <m:e>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r>
                <w:rPr>
                  <w:rFonts w:ascii="Cambria Math" w:hAnsi="Cambria Math"/>
                </w:rPr>
                <m:t>=exp</m:t>
              </m:r>
              <m:d>
                <m:dPr>
                  <m:begChr m:val="["/>
                  <m:endChr m:val="]"/>
                  <m:ctrlPr>
                    <w:rPr>
                      <w:rFonts w:ascii="Cambria Math" w:hAnsi="Cambria Math"/>
                    </w:rPr>
                  </m:ctrlPr>
                </m:dPr>
                <m:e>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q-μ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m:t>
                          </m:r>
                        </m:den>
                      </m:f>
                    </m:sup>
                  </m:sSup>
                </m:e>
              </m:d>
            </m:e>
          </m:mr>
          <m:mr>
            <m:e>
              <m:r>
                <m:rPr>
                  <m:nor/>
                </m:rPr>
                <w:rPr>
                  <w:rFonts w:ascii="Cambria Math" w:hAnsi="Cambria Math"/>
                </w:rPr>
                <m:t>and</m:t>
              </m:r>
            </m:e>
          </m:mr>
          <m:mr>
            <m:e>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num>
                <m:den>
                  <m:r>
                    <w:rPr>
                      <w:rFonts w:ascii="Cambria Math" w:hAnsi="Cambria Math"/>
                    </w:rPr>
                    <m:t>∂q</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σ</m:t>
                  </m:r>
                </m:den>
              </m:f>
              <m:sSup>
                <m:sSupPr>
                  <m:ctrlPr>
                    <w:rPr>
                      <w:rFonts w:ascii="Cambria Math" w:hAnsi="Cambria Math"/>
                    </w:rPr>
                  </m:ctrlPr>
                </m:sSupPr>
                <m:e>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q-μ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ξ-1</m:t>
                      </m:r>
                    </m:den>
                  </m:f>
                </m:sup>
              </m:sSup>
              <m:r>
                <w:rPr>
                  <w:rFonts w:ascii="Cambria Math" w:hAnsi="Cambria Math"/>
                </w:rPr>
                <m:t xml:space="preserve"> F</m:t>
              </m:r>
              <m:d>
                <m:dPr>
                  <m:ctrlPr>
                    <w:rPr>
                      <w:rFonts w:ascii="Cambria Math" w:hAnsi="Cambria Math"/>
                    </w:rPr>
                  </m:ctrlPr>
                </m:dPr>
                <m:e>
                  <m:r>
                    <w:rPr>
                      <w:rFonts w:ascii="Cambria Math" w:hAnsi="Cambria Math"/>
                    </w:rPr>
                    <m:t>q;</m:t>
                  </m:r>
                  <m:r>
                    <m:rPr>
                      <m:sty m:val="bi"/>
                    </m:rPr>
                    <w:rPr>
                      <w:rFonts w:ascii="Cambria Math" w:hAnsi="Cambria Math"/>
                    </w:rPr>
                    <m:t>θ</m:t>
                  </m:r>
                </m:e>
              </m:d>
              <m:r>
                <w:ins w:id="59" w:author="Mathieu Lucas" w:date="2024-04-29T12:39:00Z" w16du:dateUtc="2024-04-29T10:39:00Z">
                  <w:rPr>
                    <w:rFonts w:ascii="Cambria Math" w:hAnsi="Cambria Math"/>
                  </w:rPr>
                  <m:t>.</m:t>
                </w:ins>
              </m:r>
            </m:e>
          </m:mr>
        </m:m>
        <m:r>
          <w:rPr>
            <w:rFonts w:ascii="Cambria Math" w:hAnsi="Cambria Math"/>
          </w:rPr>
          <m:t xml:space="preserve">  </m:t>
        </m:r>
      </m:oMath>
      <w:r w:rsidR="00BE455D" w:rsidRPr="00FC3C81">
        <w:tab/>
        <w:t>(</w:t>
      </w:r>
      <w:r w:rsidR="00BE455D" w:rsidRPr="00FC3C81">
        <w:fldChar w:fldCharType="begin"/>
      </w:r>
      <w:r w:rsidR="00BE455D" w:rsidRPr="00FC3C81">
        <w:instrText>SEQ Équation \* ARABIC</w:instrText>
      </w:r>
      <w:r w:rsidR="00BE455D" w:rsidRPr="00FC3C81">
        <w:fldChar w:fldCharType="separate"/>
      </w:r>
      <w:r w:rsidR="007A5054">
        <w:rPr>
          <w:noProof/>
        </w:rPr>
        <w:t>1</w:t>
      </w:r>
      <w:r w:rsidR="00BE455D" w:rsidRPr="00FC3C81">
        <w:fldChar w:fldCharType="end"/>
      </w:r>
      <w:r w:rsidR="00BE455D" w:rsidRPr="00FC3C81">
        <w:t>)</w:t>
      </w:r>
    </w:p>
    <w:p w14:paraId="683DCB81" w14:textId="70AA6C0A" w:rsidR="00EA7F68" w:rsidRPr="00FC3C81" w:rsidRDefault="00BE455D">
      <w:pPr>
        <w:pStyle w:val="Style1"/>
      </w:pPr>
      <w:r w:rsidRPr="00FC3C81">
        <w:t>Under this parametrization, a positive shape parameter (</w:t>
      </w:r>
      <w:r w:rsidRPr="00FC3C81">
        <w:rPr>
          <w:i/>
        </w:rPr>
        <w:t>ξ</w:t>
      </w:r>
      <w:r w:rsidRPr="00FC3C81">
        <w:t xml:space="preserve"> &gt; 0) corresponds to an upper-bounded distribution with quantiles lower than those of the corresponding Gumbel distribution. In the opposite case (</w:t>
      </w:r>
      <w:r w:rsidRPr="00FC3C81">
        <w:rPr>
          <w:i/>
        </w:rPr>
        <w:t>ξ</w:t>
      </w:r>
      <w:r w:rsidRPr="00FC3C81">
        <w:t xml:space="preserve"> &lt; 0), the distribution is heavy-tailed with above-Gumbel quantiles. </w:t>
      </w:r>
      <w:r w:rsidR="0017451B" w:rsidRPr="00FC3C81">
        <w:t xml:space="preserve">The Gumbel case is obtained by continuity when </w:t>
      </w:r>
      <w:r w:rsidR="0017451B" w:rsidRPr="00FC3C81">
        <w:rPr>
          <w:i/>
        </w:rPr>
        <w:t>ξ</w:t>
      </w:r>
      <w:r w:rsidR="0017451B" w:rsidRPr="00FC3C81">
        <w:t xml:space="preserve"> tends to zero.</w:t>
      </w:r>
    </w:p>
    <w:p w14:paraId="25B4F160" w14:textId="565BF31A" w:rsidR="00EA7F68" w:rsidRPr="00FC3C81" w:rsidRDefault="00BE455D">
      <w:pPr>
        <w:pStyle w:val="Style1"/>
      </w:pPr>
      <w:r w:rsidRPr="00FC3C81">
        <w:t xml:space="preserve">The sample of AMAX discharges during the systematic period covering </w:t>
      </w:r>
      <w:r w:rsidRPr="00FC3C81">
        <w:rPr>
          <w:i/>
        </w:rPr>
        <w:t>j</w:t>
      </w:r>
      <w:r w:rsidRPr="00FC3C81">
        <w:t xml:space="preserve"> years is noted </w:t>
      </w:r>
      <m:oMath>
        <m:r>
          <m:rPr>
            <m:sty m:val="bi"/>
          </m:rPr>
          <w:rPr>
            <w:rFonts w:ascii="Cambria Math" w:hAnsi="Cambria Math"/>
          </w:rPr>
          <m:t>q</m:t>
        </m:r>
        <m: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e>
            </m:d>
          </m:e>
          <m:sub>
            <m:r>
              <w:rPr>
                <w:rFonts w:ascii="Cambria Math" w:hAnsi="Cambria Math"/>
              </w:rPr>
              <m:t>t=1,j</m:t>
            </m:r>
          </m:sub>
        </m:sSub>
      </m:oMath>
      <w:r w:rsidRPr="00FC3C81">
        <w:t xml:space="preserve">. For the time being </w:t>
      </w:r>
      <w:r w:rsidR="0099721F" w:rsidRPr="00FC3C81">
        <w:t>discharges are</w:t>
      </w:r>
      <w:r w:rsidRPr="00FC3C81">
        <w:t xml:space="preserve"> supposed to be perfectly known and not affected by any uncertainty. The historical sample is made of </w:t>
      </w:r>
      <w:r w:rsidRPr="00FC3C81">
        <w:rPr>
          <w:i/>
        </w:rPr>
        <w:t>k</w:t>
      </w:r>
      <w:r w:rsidRPr="00FC3C81">
        <w:t xml:space="preserve"> events having exceeded the perception threshold </w:t>
      </w:r>
      <w:r w:rsidRPr="00FC3C81">
        <w:rPr>
          <w:i/>
        </w:rPr>
        <w:t>S</w:t>
      </w:r>
      <w:r w:rsidRPr="00FC3C81">
        <w:t xml:space="preserve"> over a period of </w:t>
      </w:r>
      <w:r w:rsidRPr="00FC3C81">
        <w:rPr>
          <w:i/>
        </w:rPr>
        <w:t>n</w:t>
      </w:r>
      <w:r w:rsidRPr="00FC3C81">
        <w:t xml:space="preserve"> years. The</w:t>
      </w:r>
      <w:r w:rsidR="001377D8" w:rsidRPr="00FC3C81">
        <w:t>refore, the</w:t>
      </w:r>
      <w:r w:rsidRPr="00FC3C81">
        <w:t xml:space="preserve"> perception </w:t>
      </w:r>
      <w:ins w:id="60" w:author="Michel Lang" w:date="2024-02-20T07:48:00Z">
        <w:r w:rsidR="00C23F1F" w:rsidRPr="00FC3C81">
          <w:t xml:space="preserve">threshold </w:t>
        </w:r>
      </w:ins>
      <w:r w:rsidR="001377D8" w:rsidRPr="00FC3C81">
        <w:t>w</w:t>
      </w:r>
      <w:r w:rsidRPr="00FC3C81">
        <w:t xml:space="preserve">as not exceeded </w:t>
      </w:r>
      <w:r w:rsidR="001377D8" w:rsidRPr="00FC3C81">
        <w:t xml:space="preserve">over </w:t>
      </w:r>
      <w:r w:rsidRPr="00FC3C81">
        <w:t>the remaining (</w:t>
      </w:r>
      <w:r w:rsidRPr="00FC3C81">
        <w:rPr>
          <w:i/>
        </w:rPr>
        <w:t>n – k</w:t>
      </w:r>
      <w:r w:rsidRPr="00FC3C81">
        <w:t xml:space="preserve">) years. The probability </w:t>
      </w:r>
      <m:oMath>
        <m:r>
          <w:rPr>
            <w:rFonts w:ascii="Cambria Math" w:hAnsi="Cambria Math"/>
          </w:rPr>
          <m:t>π</m:t>
        </m:r>
      </m:oMath>
      <w:r w:rsidR="00E96BD4" w:rsidRPr="00FC3C81">
        <w:t xml:space="preserve"> </w:t>
      </w:r>
      <w:r w:rsidRPr="00FC3C81">
        <w:t xml:space="preserve">of exceeding the threshold </w:t>
      </w:r>
      <w:r w:rsidRPr="00FC3C81">
        <w:rPr>
          <w:i/>
        </w:rPr>
        <w:t>S</w:t>
      </w:r>
      <w:r w:rsidRPr="00FC3C81">
        <w:t xml:space="preserve"> can be written as:</w:t>
      </w:r>
    </w:p>
    <w:p w14:paraId="299CBDBA" w14:textId="1395ED87" w:rsidR="00EA7F68" w:rsidRPr="00FC3C81" w:rsidRDefault="00BE455D">
      <w:pPr>
        <w:tabs>
          <w:tab w:val="left" w:pos="709"/>
          <w:tab w:val="left" w:pos="3402"/>
          <w:tab w:val="right" w:pos="9072"/>
        </w:tabs>
        <w:spacing w:after="120"/>
        <w:ind w:firstLine="709"/>
        <w:jc w:val="both"/>
      </w:pPr>
      <w:bookmarkStart w:id="61" w:name="_Ref142467860"/>
      <w:bookmarkStart w:id="62" w:name="_Ref142467853"/>
      <m:oMath>
        <m:r>
          <w:rPr>
            <w:rFonts w:ascii="Cambria Math" w:hAnsi="Cambria Math"/>
          </w:rPr>
          <m:t>π=</m:t>
        </m:r>
        <m:d>
          <m:dPr>
            <m:ctrlPr>
              <w:rPr>
                <w:rFonts w:ascii="Cambria Math" w:hAnsi="Cambria Math"/>
              </w:rPr>
            </m:ctrlPr>
          </m:dPr>
          <m:e>
            <m:r>
              <w:rPr>
                <w:rFonts w:ascii="Cambria Math" w:hAnsi="Cambria Math"/>
              </w:rPr>
              <m:t>1-F</m:t>
            </m:r>
            <m:d>
              <m:dPr>
                <m:ctrlPr>
                  <w:rPr>
                    <w:rFonts w:ascii="Cambria Math" w:hAnsi="Cambria Math"/>
                  </w:rPr>
                </m:ctrlPr>
              </m:dPr>
              <m:e>
                <m:r>
                  <w:rPr>
                    <w:rFonts w:ascii="Cambria Math" w:hAnsi="Cambria Math"/>
                  </w:rPr>
                  <m:t>S;</m:t>
                </m:r>
                <m:r>
                  <m:rPr>
                    <m:sty m:val="bi"/>
                  </m:rPr>
                  <w:rPr>
                    <w:rFonts w:ascii="Cambria Math" w:hAnsi="Cambria Math"/>
                  </w:rPr>
                  <m:t>θ</m:t>
                </m:r>
              </m:e>
            </m:d>
          </m:e>
        </m:d>
        <m:r>
          <w:rPr>
            <w:rFonts w:ascii="Cambria Math" w:hAnsi="Cambria Math"/>
          </w:rPr>
          <m:t>=1-</m:t>
        </m:r>
        <m:r>
          <m:rPr>
            <m:sty m:val="p"/>
          </m:rPr>
          <w:rPr>
            <w:rFonts w:ascii="Cambria Math" w:hAnsi="Cambria Math"/>
          </w:rPr>
          <m:t>exp</m:t>
        </m:r>
        <m:d>
          <m:dPr>
            <m:begChr m:val="["/>
            <m:endChr m:val="]"/>
            <m:ctrlPr>
              <w:rPr>
                <w:rFonts w:ascii="Cambria Math" w:hAnsi="Cambria Math"/>
              </w:rPr>
            </m:ctrlPr>
          </m:dPr>
          <m:e>
            <m:sSup>
              <m:sSupPr>
                <m:ctrlPr>
                  <w:rPr>
                    <w:rFonts w:ascii="Cambria Math" w:hAnsi="Cambria Math"/>
                  </w:rPr>
                </m:ctrlPr>
              </m:sSupPr>
              <m:e>
                <m:r>
                  <w:rPr>
                    <w:rFonts w:ascii="Cambria Math" w:hAnsi="Cambria Math"/>
                  </w:rPr>
                  <m:t>-</m:t>
                </m:r>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S-μ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m:t>
                    </m:r>
                  </m:den>
                </m:f>
              </m:sup>
            </m:sSup>
          </m:e>
        </m:d>
      </m:oMath>
      <w:r w:rsidRPr="00FC3C81">
        <w:tab/>
        <w:t>(</w:t>
      </w:r>
      <w:r w:rsidRPr="00FC3C81">
        <w:fldChar w:fldCharType="begin"/>
      </w:r>
      <w:r w:rsidRPr="00FC3C81">
        <w:instrText>SEQ Équation \* ARABIC</w:instrText>
      </w:r>
      <w:r w:rsidRPr="00FC3C81">
        <w:fldChar w:fldCharType="separate"/>
      </w:r>
      <w:r w:rsidR="007A5054">
        <w:rPr>
          <w:noProof/>
        </w:rPr>
        <w:t>2</w:t>
      </w:r>
      <w:r w:rsidRPr="00FC3C81">
        <w:fldChar w:fldCharType="end"/>
      </w:r>
      <w:bookmarkEnd w:id="61"/>
      <w:r w:rsidRPr="00FC3C81">
        <w:t>)</w:t>
      </w:r>
      <w:bookmarkEnd w:id="62"/>
    </w:p>
    <w:p w14:paraId="7D2757D7" w14:textId="6A72D727" w:rsidR="00EA7F68" w:rsidRPr="00FC3C81" w:rsidRDefault="00BE455D">
      <w:pPr>
        <w:pStyle w:val="Style1"/>
        <w:tabs>
          <w:tab w:val="left" w:pos="567"/>
          <w:tab w:val="right" w:pos="9072"/>
        </w:tabs>
      </w:pPr>
      <w:r w:rsidRPr="00FC3C81">
        <w:t xml:space="preserve">It is assumed that </w:t>
      </w:r>
      <w:r w:rsidRPr="00FC3C81">
        <w:rPr>
          <w:i/>
        </w:rPr>
        <w:t>k</w:t>
      </w:r>
      <w:r w:rsidRPr="00FC3C81">
        <w:t xml:space="preserve">, the number of exceedances of the perception threshold, follows a </w:t>
      </w:r>
      <w:r w:rsidR="00666380" w:rsidRPr="00FC3C81">
        <w:t>Binomial</w:t>
      </w:r>
      <w:r w:rsidRPr="00FC3C81">
        <w:t xml:space="preserve"> distribution </w:t>
      </w:r>
      <w:r w:rsidR="00AE48FA" w:rsidRPr="00FC3C81">
        <w:t>ℬ(</w:t>
      </w:r>
      <w:r w:rsidR="00AE48FA" w:rsidRPr="00FC3C81">
        <w:rPr>
          <w:i/>
        </w:rPr>
        <w:t>n</w:t>
      </w:r>
      <w:r w:rsidR="00AE48FA" w:rsidRPr="00FC3C81">
        <w:t xml:space="preserve">, π). </w:t>
      </w:r>
      <w:r w:rsidRPr="00FC3C81">
        <w:t xml:space="preserve">The likelihood function of a mixed sample of AMAX discharges </w:t>
      </w:r>
      <w:r w:rsidRPr="00FC3C81">
        <w:rPr>
          <w:b/>
          <w:i/>
        </w:rPr>
        <w:t>q</w:t>
      </w:r>
      <w:r w:rsidRPr="00FC3C81">
        <w:t xml:space="preserve"> during the systematic period</w:t>
      </w:r>
      <w:r w:rsidR="00D729BC" w:rsidRPr="00FC3C81">
        <w:t xml:space="preserve"> spanning </w:t>
      </w:r>
      <w:r w:rsidR="00D729BC" w:rsidRPr="00FC3C81">
        <w:rPr>
          <w:i/>
        </w:rPr>
        <w:t>j</w:t>
      </w:r>
      <w:r w:rsidR="00D729BC" w:rsidRPr="00FC3C81">
        <w:t xml:space="preserve"> years</w:t>
      </w:r>
      <w:r w:rsidRPr="00FC3C81">
        <w:t xml:space="preserve"> and the number </w:t>
      </w:r>
      <w:r w:rsidRPr="00FC3C81">
        <w:rPr>
          <w:i/>
        </w:rPr>
        <w:t>k</w:t>
      </w:r>
      <w:r w:rsidRPr="00FC3C81">
        <w:t xml:space="preserve"> of exceedances of the perception threshold </w:t>
      </w:r>
      <w:r w:rsidRPr="00FC3C81">
        <w:rPr>
          <w:i/>
        </w:rPr>
        <w:t>S</w:t>
      </w:r>
      <w:r w:rsidRPr="00FC3C81">
        <w:t xml:space="preserve"> during the historical period spanning </w:t>
      </w:r>
      <w:r w:rsidRPr="00FC3C81">
        <w:rPr>
          <w:i/>
        </w:rPr>
        <w:t>n</w:t>
      </w:r>
      <w:r w:rsidRPr="00FC3C81">
        <w:t xml:space="preserve"> years is:</w:t>
      </w:r>
    </w:p>
    <w:p w14:paraId="6961DA0D" w14:textId="717472A1" w:rsidR="00EA7F68" w:rsidRPr="00FC3C81" w:rsidRDefault="00BE455D">
      <w:pPr>
        <w:pStyle w:val="Style1"/>
        <w:tabs>
          <w:tab w:val="left" w:pos="567"/>
          <w:tab w:val="right" w:pos="9072"/>
        </w:tabs>
        <w:ind w:firstLine="567"/>
      </w:pPr>
      <w:bookmarkStart w:id="63" w:name="_Ref142467174"/>
      <w:bookmarkStart w:id="64" w:name="_Ref142468007"/>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r>
          <w:rPr>
            <w:rFonts w:ascii="Cambria Math" w:hAnsi="Cambria Math"/>
          </w:rPr>
          <m:t>=</m:t>
        </m:r>
        <m:m>
          <m:mPr>
            <m:mcs>
              <m:mc>
                <m:mcPr>
                  <m:count m:val="2"/>
                  <m:mcJc m:val="center"/>
                </m:mcPr>
              </m:mc>
            </m:mcs>
            <m:ctrlPr>
              <w:rPr>
                <w:rFonts w:ascii="Cambria Math" w:hAnsi="Cambria Math"/>
              </w:rPr>
            </m:ctrlPr>
          </m:mPr>
          <m:mr>
            <m:e>
              <m:limLow>
                <m:limLowPr>
                  <m:ctrlPr>
                    <w:rPr>
                      <w:rFonts w:ascii="Cambria Math" w:hAnsi="Cambria Math"/>
                    </w:rPr>
                  </m:ctrlPr>
                </m:limLowPr>
                <m:e>
                  <m:groupChr>
                    <m:groupChrPr>
                      <m:ctrlPr>
                        <w:rPr>
                          <w:rFonts w:ascii="Cambria Math" w:hAnsi="Cambria Math"/>
                        </w:rPr>
                      </m:ctrlPr>
                    </m:groupChrPr>
                    <m:e>
                      <m:nary>
                        <m:naryPr>
                          <m:chr m:val="∏"/>
                          <m:ctrlPr>
                            <w:rPr>
                              <w:rFonts w:ascii="Cambria Math" w:hAnsi="Cambria Math"/>
                            </w:rPr>
                          </m:ctrlPr>
                        </m:naryPr>
                        <m:sub>
                          <m:r>
                            <w:rPr>
                              <w:rFonts w:ascii="Cambria Math" w:hAnsi="Cambria Math"/>
                            </w:rPr>
                            <m:t>t=1</m:t>
                          </m:r>
                        </m:sub>
                        <m:sup>
                          <m:r>
                            <w:rPr>
                              <w:rFonts w:ascii="Cambria Math" w:hAnsi="Cambria Math"/>
                            </w:rPr>
                            <m:t>j</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r>
                                <m:rPr>
                                  <m:sty m:val="bi"/>
                                </m:rPr>
                                <w:rPr>
                                  <w:rFonts w:ascii="Cambria Math" w:hAnsi="Cambria Math"/>
                                </w:rPr>
                                <m:t>θ</m:t>
                              </m:r>
                            </m:e>
                          </m:d>
                        </m:e>
                      </m:nary>
                    </m:e>
                  </m:groupChr>
                </m:e>
                <m:lim/>
              </m:limLow>
            </m:e>
            <m:e>
              <m:limLow>
                <m:limLowPr>
                  <m:ctrlPr>
                    <w:rPr>
                      <w:rFonts w:ascii="Cambria Math" w:hAnsi="Cambria Math"/>
                    </w:rPr>
                  </m:ctrlPr>
                </m:limLowPr>
                <m:e>
                  <m:groupChr>
                    <m:groupChrPr>
                      <m:ctrlPr>
                        <w:rPr>
                          <w:rFonts w:ascii="Cambria Math" w:hAnsi="Cambria Math"/>
                        </w:rPr>
                      </m:ctrlPr>
                    </m:groupChrPr>
                    <m:e>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n</m:t>
                                    </m:r>
                                  </m:e>
                                </m:mr>
                                <m:mr>
                                  <m:e>
                                    <m:r>
                                      <w:rPr>
                                        <w:rFonts w:ascii="Cambria Math" w:hAnsi="Cambria Math"/>
                                      </w:rPr>
                                      <m:t>k</m:t>
                                    </m:r>
                                  </m:e>
                                </m:mr>
                              </m:m>
                            </m:e>
                          </m:d>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n-k</m:t>
                              </m:r>
                            </m:sup>
                          </m:sSup>
                          <m:sSup>
                            <m:sSupPr>
                              <m:ctrlPr>
                                <w:rPr>
                                  <w:rFonts w:ascii="Cambria Math" w:hAnsi="Cambria Math"/>
                                </w:rPr>
                              </m:ctrlPr>
                            </m:sSupPr>
                            <m:e>
                              <m:d>
                                <m:dPr>
                                  <m:ctrlPr>
                                    <w:rPr>
                                      <w:rFonts w:ascii="Cambria Math" w:hAnsi="Cambria Math"/>
                                    </w:rPr>
                                  </m:ctrlPr>
                                </m:dPr>
                                <m:e>
                                  <m:r>
                                    <w:rPr>
                                      <w:rFonts w:ascii="Cambria Math" w:hAnsi="Cambria Math"/>
                                    </w:rPr>
                                    <m:t>1-F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k</m:t>
                              </m:r>
                            </m:sup>
                          </m:sSup>
                        </m:e>
                      </m:d>
                    </m:e>
                  </m:groupChr>
                </m:e>
                <m:lim/>
              </m:limLow>
            </m:e>
          </m:mr>
          <m:mr>
            <m:e>
              <m:d>
                <m:dPr>
                  <m:ctrlPr>
                    <w:rPr>
                      <w:rFonts w:ascii="Cambria Math" w:hAnsi="Cambria Math"/>
                    </w:rPr>
                  </m:ctrlPr>
                </m:dPr>
                <m:e>
                  <m:r>
                    <w:rPr>
                      <w:rFonts w:ascii="Cambria Math" w:hAnsi="Cambria Math"/>
                    </w:rPr>
                    <m:t>a</m:t>
                  </m:r>
                </m:e>
              </m:d>
            </m:e>
            <m:e>
              <m:d>
                <m:dPr>
                  <m:ctrlPr>
                    <w:rPr>
                      <w:rFonts w:ascii="Cambria Math" w:hAnsi="Cambria Math"/>
                    </w:rPr>
                  </m:ctrlPr>
                </m:dPr>
                <m:e>
                  <m:r>
                    <w:rPr>
                      <w:rFonts w:ascii="Cambria Math" w:hAnsi="Cambria Math"/>
                    </w:rPr>
                    <m:t>b</m:t>
                  </m:r>
                </m:e>
              </m:d>
            </m:e>
          </m:mr>
        </m:m>
      </m:oMath>
      <w:r w:rsidRPr="00FC3C81">
        <w:tab/>
        <w:t>(</w:t>
      </w:r>
      <w:r w:rsidRPr="00FC3C81">
        <w:fldChar w:fldCharType="begin"/>
      </w:r>
      <w:r w:rsidRPr="00FC3C81">
        <w:instrText>SEQ Équation \* ARABIC</w:instrText>
      </w:r>
      <w:r w:rsidRPr="00FC3C81">
        <w:fldChar w:fldCharType="separate"/>
      </w:r>
      <w:r w:rsidR="007A5054">
        <w:rPr>
          <w:noProof/>
        </w:rPr>
        <w:t>3</w:t>
      </w:r>
      <w:r w:rsidRPr="00FC3C81">
        <w:fldChar w:fldCharType="end"/>
      </w:r>
      <w:bookmarkStart w:id="65" w:name="_Ref142467191"/>
      <w:bookmarkEnd w:id="63"/>
      <w:r w:rsidRPr="00FC3C81">
        <w:t>)</w:t>
      </w:r>
      <w:bookmarkEnd w:id="64"/>
      <w:bookmarkEnd w:id="65"/>
    </w:p>
    <w:p w14:paraId="69F703CE" w14:textId="46DCB215" w:rsidR="00EA7F68" w:rsidRPr="00FC3C81" w:rsidRDefault="00BE455D">
      <w:pPr>
        <w:pStyle w:val="Style1"/>
        <w:tabs>
          <w:tab w:val="left" w:pos="567"/>
          <w:tab w:val="right" w:pos="9072"/>
        </w:tabs>
      </w:pPr>
      <w:r w:rsidRPr="00FC3C81">
        <w:t xml:space="preserve">Here, term (a) </w:t>
      </w:r>
      <w:ins w:id="66" w:author="Michel Lang" w:date="2024-02-19T15:58:00Z">
        <w:r w:rsidR="007C0293" w:rsidRPr="00FC3C81">
          <w:t xml:space="preserve">in Eq. (3) </w:t>
        </w:r>
      </w:ins>
      <w:r w:rsidRPr="00FC3C81">
        <w:t xml:space="preserve">represents the likelihood for systematic data and term (b) </w:t>
      </w:r>
      <w:ins w:id="67" w:author="Michel Lang" w:date="2024-02-19T15:58:00Z">
        <w:r w:rsidR="007C0293" w:rsidRPr="00FC3C81">
          <w:t xml:space="preserve">in Eq. (3) represents </w:t>
        </w:r>
      </w:ins>
      <w:r w:rsidRPr="00FC3C81">
        <w:t xml:space="preserve">the likelihood for historical data. By applying Bayes formula, the posterior distribution </w:t>
      </w:r>
      <w:r w:rsidR="00D729BC" w:rsidRPr="00FC3C81">
        <w:rPr>
          <w:i/>
        </w:rPr>
        <w:t>p</w:t>
      </w:r>
      <w:r w:rsidR="00D729BC" w:rsidRPr="00FC3C81">
        <w:t>(</w:t>
      </w:r>
      <w:r w:rsidR="00D729BC" w:rsidRPr="00FC3C81">
        <w:rPr>
          <w:b/>
          <w:i/>
        </w:rPr>
        <w:t>θ</w:t>
      </w:r>
      <w:r w:rsidR="00D729BC" w:rsidRPr="00FC3C81">
        <w:rPr>
          <w:b/>
        </w:rPr>
        <w:t>|</w:t>
      </w:r>
      <w:r w:rsidR="00D729BC" w:rsidRPr="00FC3C81">
        <w:rPr>
          <w:b/>
          <w:i/>
        </w:rPr>
        <w:t>q</w:t>
      </w:r>
      <w:r w:rsidR="00D729BC" w:rsidRPr="00FC3C81">
        <w:rPr>
          <w:b/>
        </w:rPr>
        <w:t xml:space="preserve">, </w:t>
      </w:r>
      <w:r w:rsidR="00D729BC" w:rsidRPr="00FC3C81">
        <w:rPr>
          <w:i/>
        </w:rPr>
        <w:t>k</w:t>
      </w:r>
      <w:r w:rsidR="00D729BC" w:rsidRPr="00FC3C81">
        <w:t xml:space="preserve">) </w:t>
      </w:r>
      <w:r w:rsidRPr="00FC3C81">
        <w:t xml:space="preserve">of parameters </w:t>
      </w:r>
      <w:r w:rsidRPr="00FC3C81">
        <w:rPr>
          <w:b/>
          <w:i/>
        </w:rPr>
        <w:t>θ</w:t>
      </w:r>
      <w:r w:rsidRPr="00FC3C81">
        <w:t xml:space="preserve"> given systematic and historical data is:</w:t>
      </w:r>
    </w:p>
    <w:p w14:paraId="1121735E" w14:textId="4FDBA042" w:rsidR="0099721F" w:rsidRPr="00FC3C81" w:rsidRDefault="0099721F" w:rsidP="0099721F">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e>
        </m:d>
      </m:oMath>
      <w:r w:rsidRPr="00FC3C81">
        <w:tab/>
      </w:r>
      <w:r w:rsidR="00122AD2" w:rsidRPr="00FC3C81">
        <w:t>(</w:t>
      </w:r>
      <w:r w:rsidR="00122AD2" w:rsidRPr="00FC3C81">
        <w:fldChar w:fldCharType="begin"/>
      </w:r>
      <w:r w:rsidR="00122AD2" w:rsidRPr="00FC3C81">
        <w:instrText>SEQ Équation \* ARABIC</w:instrText>
      </w:r>
      <w:r w:rsidR="00122AD2" w:rsidRPr="00FC3C81">
        <w:fldChar w:fldCharType="separate"/>
      </w:r>
      <w:r w:rsidR="007A5054">
        <w:rPr>
          <w:noProof/>
        </w:rPr>
        <w:t>4</w:t>
      </w:r>
      <w:r w:rsidR="00122AD2" w:rsidRPr="00FC3C81">
        <w:fldChar w:fldCharType="end"/>
      </w:r>
      <w:r w:rsidR="00122AD2" w:rsidRPr="00FC3C81">
        <w:t>)</w:t>
      </w:r>
    </w:p>
    <w:p w14:paraId="4763B048" w14:textId="468D4DB8" w:rsidR="00EA7F68" w:rsidRPr="00FC3C81" w:rsidRDefault="00BE455D">
      <w:pPr>
        <w:pStyle w:val="Style1"/>
        <w:tabs>
          <w:tab w:val="left" w:pos="567"/>
          <w:tab w:val="right" w:pos="9072"/>
        </w:tabs>
      </w:pPr>
      <w:r w:rsidRPr="00FC3C81">
        <w:lastRenderedPageBreak/>
        <w:t xml:space="preserve">The term </w:t>
      </w:r>
      <w:r w:rsidRPr="00FC3C81">
        <w:rPr>
          <w:i/>
        </w:rPr>
        <w:t>p</w:t>
      </w:r>
      <w:r w:rsidRPr="00FC3C81">
        <w:t>(</w:t>
      </w:r>
      <w:r w:rsidRPr="00FC3C81">
        <w:rPr>
          <w:b/>
          <w:i/>
        </w:rPr>
        <w:t>θ</w:t>
      </w:r>
      <w:r w:rsidRPr="00FC3C81">
        <w:t xml:space="preserve">) represents the </w:t>
      </w:r>
      <w:r w:rsidR="00E41C0E" w:rsidRPr="00FC3C81">
        <w:t xml:space="preserve">prior </w:t>
      </w:r>
      <w:r w:rsidRPr="00FC3C81">
        <w:t xml:space="preserve">distribution of the parameters and needs to be elicited before inference. The posterior distribution </w:t>
      </w:r>
      <w:r w:rsidRPr="00FC3C81">
        <w:rPr>
          <w:i/>
        </w:rPr>
        <w:t>p</w:t>
      </w:r>
      <w:r w:rsidRPr="00FC3C81">
        <w:t>(</w:t>
      </w:r>
      <w:r w:rsidRPr="00FC3C81">
        <w:rPr>
          <w:b/>
          <w:i/>
        </w:rPr>
        <w:t>θ</w:t>
      </w:r>
      <w:r w:rsidRPr="00FC3C81">
        <w:rPr>
          <w:b/>
        </w:rPr>
        <w:t>|</w:t>
      </w:r>
      <w:r w:rsidRPr="00FC3C81">
        <w:rPr>
          <w:b/>
          <w:i/>
        </w:rPr>
        <w:t>q</w:t>
      </w:r>
      <w:r w:rsidRPr="00FC3C81">
        <w:rPr>
          <w:b/>
        </w:rPr>
        <w:t xml:space="preserve">, </w:t>
      </w:r>
      <w:r w:rsidRPr="00FC3C81">
        <w:rPr>
          <w:i/>
        </w:rPr>
        <w:t>k</w:t>
      </w:r>
      <w:r w:rsidRPr="00FC3C81">
        <w:t xml:space="preserve">) is explored via a MCMC method (Renard </w:t>
      </w:r>
      <w:r w:rsidRPr="00FC3C81">
        <w:rPr>
          <w:i/>
        </w:rPr>
        <w:t>et al.</w:t>
      </w:r>
      <w:r w:rsidRPr="00FC3C81">
        <w:t xml:space="preserve">, 2006), leading to a representation of sampling uncertainty by means of </w:t>
      </w:r>
      <w:r w:rsidRPr="00FC3C81">
        <w:rPr>
          <w:i/>
        </w:rPr>
        <w:t>r</w:t>
      </w:r>
      <w:r w:rsidRPr="00FC3C81">
        <w:t xml:space="preserve"> parameter vectors </w:t>
      </w:r>
      <w:r w:rsidRPr="00FC3C81">
        <w:rPr>
          <w:b/>
          <w:i/>
        </w:rPr>
        <w:t>Θ</w:t>
      </w:r>
      <w:r w:rsidR="006208DC" w:rsidRPr="00FC3C81">
        <w:t> = </w:t>
      </w:r>
      <w:r w:rsidRPr="00FC3C81">
        <w:t>(</w:t>
      </w:r>
      <w:r w:rsidRPr="00FC3C81">
        <w:rPr>
          <w:b/>
          <w:i/>
        </w:rPr>
        <w:t>θ</w:t>
      </w:r>
      <w:r w:rsidRPr="00FC3C81">
        <w:rPr>
          <w:b/>
          <w:i/>
          <w:vertAlign w:val="subscript"/>
        </w:rPr>
        <w:t>1</w:t>
      </w:r>
      <w:r w:rsidRPr="00FC3C81">
        <w:t xml:space="preserve">, ..., </w:t>
      </w:r>
      <w:r w:rsidRPr="00FC3C81">
        <w:rPr>
          <w:b/>
          <w:i/>
        </w:rPr>
        <w:t>θ</w:t>
      </w:r>
      <w:r w:rsidRPr="00FC3C81">
        <w:rPr>
          <w:b/>
          <w:i/>
          <w:vertAlign w:val="subscript"/>
        </w:rPr>
        <w:t>r</w:t>
      </w:r>
      <w:r w:rsidRPr="00FC3C81">
        <w:t xml:space="preserve">). The parameter vector </w:t>
      </w:r>
      <m:oMath>
        <m:acc>
          <m:accPr>
            <m:ctrlPr>
              <w:rPr>
                <w:rFonts w:ascii="Cambria Math" w:hAnsi="Cambria Math"/>
                <w:b/>
                <w:i/>
              </w:rPr>
            </m:ctrlPr>
          </m:accPr>
          <m:e>
            <m:r>
              <m:rPr>
                <m:sty m:val="bi"/>
              </m:rPr>
              <w:rPr>
                <w:rFonts w:ascii="Cambria Math" w:hAnsi="Cambria Math"/>
              </w:rPr>
              <m:t>θ</m:t>
            </m:r>
          </m:e>
        </m:acc>
      </m:oMath>
      <w:r w:rsidRPr="00FC3C81">
        <w:rPr>
          <w:b/>
        </w:rPr>
        <w:t xml:space="preserve"> </w:t>
      </w:r>
      <w:r w:rsidRPr="00FC3C81">
        <w:t xml:space="preserve">that maximizes the posterior distribution is called </w:t>
      </w:r>
      <w:r w:rsidRPr="00FC3C81">
        <w:rPr>
          <w:i/>
        </w:rPr>
        <w:t>maxpost</w:t>
      </w:r>
      <w:r w:rsidRPr="00FC3C81">
        <w:t xml:space="preserve">. Thereafter, the </w:t>
      </w:r>
      <w:r w:rsidR="00E41C0E" w:rsidRPr="00FC3C81">
        <w:t>prior</w:t>
      </w:r>
      <w:r w:rsidRPr="00FC3C81">
        <w:t xml:space="preserve"> distribution </w:t>
      </w:r>
      <w:r w:rsidRPr="00FC3C81">
        <w:rPr>
          <w:i/>
        </w:rPr>
        <w:t>p</w:t>
      </w:r>
      <w:r w:rsidRPr="00FC3C81">
        <w:t>(</w:t>
      </w:r>
      <w:r w:rsidRPr="00FC3C81">
        <w:rPr>
          <w:b/>
          <w:i/>
        </w:rPr>
        <w:t>θ</w:t>
      </w:r>
      <w:r w:rsidRPr="00FC3C81">
        <w:t xml:space="preserve">) of the GEV parameters will be as follows: a </w:t>
      </w:r>
      <w:r w:rsidR="00AF2EA4" w:rsidRPr="00FC3C81">
        <w:t xml:space="preserve">positive </w:t>
      </w:r>
      <w:r w:rsidR="00666380" w:rsidRPr="00FC3C81">
        <w:t xml:space="preserve">Uniform </w:t>
      </w:r>
      <w:r w:rsidRPr="00FC3C81">
        <w:t xml:space="preserve">distribution for </w:t>
      </w:r>
      <w:r w:rsidRPr="00FC3C81">
        <w:rPr>
          <w:i/>
        </w:rPr>
        <w:t>μ</w:t>
      </w:r>
      <w:r w:rsidRPr="00FC3C81">
        <w:t xml:space="preserve"> and </w:t>
      </w:r>
      <w:r w:rsidRPr="00FC3C81">
        <w:rPr>
          <w:i/>
        </w:rPr>
        <w:t>σ</w:t>
      </w:r>
      <w:r w:rsidRPr="00FC3C81">
        <w:t xml:space="preserve">, and a Gaussian distribution with mean zero and standard deviation 0.2 for </w:t>
      </w:r>
      <w:del w:id="68" w:author="Mathieu Lucas" w:date="2024-04-30T10:50:00Z" w16du:dateUtc="2024-04-30T08:50:00Z">
        <w:r w:rsidRPr="00FC3C81" w:rsidDel="00FC3C81">
          <w:rPr>
            <w:i/>
          </w:rPr>
          <w:delText>ξ</w:delText>
        </w:r>
        <w:r w:rsidRPr="00FC3C81" w:rsidDel="00FC3C81">
          <w:delText xml:space="preserve"> </w:delText>
        </w:r>
        <w:r w:rsidR="00666380" w:rsidRPr="00FC3C81" w:rsidDel="00FC3C81">
          <w:delText>,</w:delText>
        </w:r>
      </w:del>
      <w:ins w:id="69" w:author="Mathieu Lucas" w:date="2024-04-30T10:50:00Z" w16du:dateUtc="2024-04-30T08:50:00Z">
        <w:r w:rsidR="00FC3C81" w:rsidRPr="00FC3C81">
          <w:rPr>
            <w:i/>
          </w:rPr>
          <w:t>ξ</w:t>
        </w:r>
        <w:r w:rsidR="00FC3C81" w:rsidRPr="00FC3C81">
          <w:t>,</w:t>
        </w:r>
      </w:ins>
      <w:r w:rsidR="00666380" w:rsidRPr="00FC3C81">
        <w:t xml:space="preserve"> </w:t>
      </w:r>
      <w:del w:id="70" w:author="Mathieu Lucas" w:date="2024-04-30T10:50:00Z" w16du:dateUtc="2024-04-30T08:50:00Z">
        <w:r w:rsidR="0017451B" w:rsidRPr="00FC3C81" w:rsidDel="00FC3C81">
          <w:delText>similar to the one</w:delText>
        </w:r>
      </w:del>
      <w:ins w:id="71" w:author="Mathieu Lucas" w:date="2024-04-30T10:50:00Z" w16du:dateUtc="2024-04-30T08:50:00Z">
        <w:r w:rsidR="00FC3C81">
          <w:t>as</w:t>
        </w:r>
      </w:ins>
      <w:r w:rsidR="0017451B" w:rsidRPr="00FC3C81">
        <w:t xml:space="preserve"> </w:t>
      </w:r>
      <w:r w:rsidRPr="00FC3C81">
        <w:t xml:space="preserve">proposed by Martins and Stedinger </w:t>
      </w:r>
      <w:r w:rsidR="00AF2EA4" w:rsidRPr="00FC3C81">
        <w:t>(</w:t>
      </w:r>
      <w:r w:rsidRPr="00FC3C81">
        <w:t>2000).</w:t>
      </w:r>
    </w:p>
    <w:p w14:paraId="4AF63C93" w14:textId="4F74601C" w:rsidR="006208DC" w:rsidRPr="00FC3C81" w:rsidRDefault="006208DC" w:rsidP="006208DC">
      <w:pPr>
        <w:pStyle w:val="Style1"/>
        <w:rPr>
          <w:b/>
        </w:rPr>
      </w:pPr>
      <w:r w:rsidRPr="00FC3C81">
        <w:rPr>
          <w:b/>
        </w:rPr>
        <w:t>Starting date of the historical period</w:t>
      </w:r>
    </w:p>
    <w:p w14:paraId="6213F8D4" w14:textId="72FAF60F" w:rsidR="0017451B" w:rsidRPr="00FC3C81" w:rsidRDefault="006208DC" w:rsidP="006208DC">
      <w:pPr>
        <w:pStyle w:val="Style1"/>
      </w:pPr>
      <w:r w:rsidRPr="00FC3C81">
        <w:t xml:space="preserve">The starting date </w:t>
      </w:r>
      <w:r w:rsidRPr="00FC3C81">
        <w:rPr>
          <w:i/>
        </w:rPr>
        <w:t>t</w:t>
      </w:r>
      <w:r w:rsidRPr="00FC3C81">
        <w:rPr>
          <w:rFonts w:ascii="Cambria Math" w:hAnsi="Cambria Math" w:cs="Cambria Math"/>
          <w:i/>
          <w:vertAlign w:val="superscript"/>
        </w:rPr>
        <w:t>∗</w:t>
      </w:r>
      <w:r w:rsidRPr="00FC3C81">
        <w:t xml:space="preserve"> of the historical period can be assessed by </w:t>
      </w:r>
      <w:r w:rsidR="0017451B" w:rsidRPr="00FC3C81">
        <w:t xml:space="preserve">two </w:t>
      </w:r>
      <w:r w:rsidRPr="00FC3C81">
        <w:t>methods.</w:t>
      </w:r>
    </w:p>
    <w:p w14:paraId="4FB84725" w14:textId="0B9BEFF5" w:rsidR="006208DC" w:rsidRPr="00FC3C81" w:rsidRDefault="0017451B" w:rsidP="0017451B">
      <w:pPr>
        <w:pStyle w:val="Style1"/>
      </w:pPr>
      <w:r w:rsidRPr="00FC3C81">
        <w:t xml:space="preserve">Let </w:t>
      </w:r>
      <w:r w:rsidRPr="00FC3C81">
        <w:rPr>
          <w:i/>
        </w:rPr>
        <w:t>NE</w:t>
      </w:r>
      <w:r w:rsidRPr="00FC3C81">
        <w:t xml:space="preserve"> = </w:t>
      </w:r>
      <w:r w:rsidRPr="00FC3C81">
        <w:rPr>
          <w:i/>
        </w:rPr>
        <w:t>NE</w:t>
      </w:r>
      <w:r w:rsidRPr="00FC3C81">
        <w:rPr>
          <w:i/>
          <w:vertAlign w:val="subscript"/>
        </w:rPr>
        <w:t>H</w:t>
      </w:r>
      <w:r w:rsidRPr="00FC3C81">
        <w:t xml:space="preserve"> (historical period) + </w:t>
      </w:r>
      <w:r w:rsidRPr="00FC3C81">
        <w:rPr>
          <w:i/>
        </w:rPr>
        <w:t>NE</w:t>
      </w:r>
      <w:r w:rsidRPr="00FC3C81">
        <w:rPr>
          <w:i/>
          <w:vertAlign w:val="subscript"/>
        </w:rPr>
        <w:t>C</w:t>
      </w:r>
      <w:r w:rsidRPr="00FC3C81">
        <w:t xml:space="preserve"> (continuous period) denote the total number of exceedances of the perception threshold </w:t>
      </w:r>
      <w:r w:rsidRPr="00FC3C81">
        <w:rPr>
          <w:i/>
        </w:rPr>
        <w:t>S</w:t>
      </w:r>
      <w:r w:rsidRPr="00FC3C81">
        <w:t xml:space="preserve"> recorded during </w:t>
      </w:r>
      <w:r w:rsidRPr="00FC3C81">
        <w:rPr>
          <w:i/>
        </w:rPr>
        <w:t>NY</w:t>
      </w:r>
      <w:r w:rsidRPr="00FC3C81">
        <w:t xml:space="preserve"> years, with </w:t>
      </w:r>
      <w:r w:rsidRPr="00FC3C81">
        <w:rPr>
          <w:i/>
        </w:rPr>
        <w:t>NY</w:t>
      </w:r>
      <w:r w:rsidRPr="00FC3C81">
        <w:t xml:space="preserve"> = </w:t>
      </w:r>
      <w:r w:rsidRPr="00FC3C81">
        <w:rPr>
          <w:i/>
        </w:rPr>
        <w:t>NY</w:t>
      </w:r>
      <w:r w:rsidRPr="00FC3C81">
        <w:rPr>
          <w:i/>
          <w:vertAlign w:val="subscript"/>
        </w:rPr>
        <w:t>H</w:t>
      </w:r>
      <w:r w:rsidRPr="00FC3C81">
        <w:t xml:space="preserve"> (historical period) + </w:t>
      </w:r>
      <w:r w:rsidRPr="00FC3C81">
        <w:rPr>
          <w:i/>
        </w:rPr>
        <w:t>NY</w:t>
      </w:r>
      <w:r w:rsidRPr="00FC3C81">
        <w:rPr>
          <w:i/>
          <w:vertAlign w:val="subscript"/>
        </w:rPr>
        <w:t>C</w:t>
      </w:r>
      <w:r w:rsidRPr="00FC3C81">
        <w:t xml:space="preserve"> (continuous period). Considering the date </w:t>
      </w:r>
      <w:r w:rsidRPr="00FC3C81">
        <w:rPr>
          <w:i/>
        </w:rPr>
        <w:t>t</w:t>
      </w:r>
      <w:r w:rsidRPr="00FC3C81">
        <w:rPr>
          <w:i/>
          <w:vertAlign w:val="subscript"/>
        </w:rPr>
        <w:t>1</w:t>
      </w:r>
      <w:r w:rsidRPr="00FC3C81">
        <w:t xml:space="preserve"> of the </w:t>
      </w:r>
      <w:r w:rsidR="006208DC" w:rsidRPr="00FC3C81">
        <w:t>first known flood</w:t>
      </w:r>
      <w:r w:rsidRPr="00FC3C81">
        <w:t>, which</w:t>
      </w:r>
      <w:r w:rsidR="006208DC" w:rsidRPr="00FC3C81">
        <w:t xml:space="preserve"> occurred </w:t>
      </w:r>
      <w:r w:rsidRPr="00FC3C81">
        <w:t>(</w:t>
      </w:r>
      <w:r w:rsidRPr="00FC3C81">
        <w:rPr>
          <w:i/>
        </w:rPr>
        <w:t>NY - 1</w:t>
      </w:r>
      <w:r w:rsidRPr="00FC3C81">
        <w:t xml:space="preserve">) </w:t>
      </w:r>
      <w:r w:rsidR="006208DC" w:rsidRPr="00FC3C81">
        <w:t>years before the end of the systematic period, Prosdocimi (2018) proposed to choose the starting date as:</w:t>
      </w:r>
    </w:p>
    <w:p w14:paraId="6B8E25CA" w14:textId="37FE14AA" w:rsidR="006208DC" w:rsidRPr="005A0BB0" w:rsidRDefault="00000000" w:rsidP="006208DC">
      <w:pPr>
        <w:tabs>
          <w:tab w:val="left" w:pos="709"/>
          <w:tab w:val="left" w:pos="3402"/>
          <w:tab w:val="right" w:pos="9072"/>
        </w:tabs>
        <w:spacing w:after="120"/>
        <w:ind w:firstLine="709"/>
        <w:jc w:val="both"/>
        <w:rPr>
          <w:lang w:val="es-ES"/>
        </w:rPr>
      </w:pPr>
      <m:oMath>
        <m:sSubSup>
          <m:sSubSupPr>
            <m:ctrlPr>
              <w:rPr>
                <w:rFonts w:ascii="Cambria Math" w:hAnsi="Cambria Math"/>
              </w:rPr>
            </m:ctrlPr>
          </m:sSubSupPr>
          <m:e>
            <m:r>
              <w:rPr>
                <w:rFonts w:ascii="Cambria Math" w:hAnsi="Cambria Math"/>
              </w:rPr>
              <m:t>t</m:t>
            </m:r>
          </m:e>
          <m:sub>
            <m:d>
              <m:dPr>
                <m:ctrlPr>
                  <w:rPr>
                    <w:rFonts w:ascii="Cambria Math" w:hAnsi="Cambria Math"/>
                  </w:rPr>
                </m:ctrlPr>
              </m:dPr>
              <m:e>
                <m:r>
                  <m:rPr>
                    <m:lit/>
                    <m:nor/>
                  </m:rPr>
                  <w:rPr>
                    <w:rFonts w:ascii="Cambria Math" w:hAnsi="Cambria Math"/>
                    <w:lang w:val="es-ES"/>
                  </w:rPr>
                  <m:t>Prosdocimi</m:t>
                </m:r>
              </m:e>
            </m:d>
          </m:sub>
          <m:sup>
            <m:r>
              <w:rPr>
                <w:rFonts w:ascii="Cambria Math" w:hAnsi="Cambria Math"/>
                <w:lang w:val="es-ES"/>
              </w:rPr>
              <m:t>*</m:t>
            </m:r>
          </m:sup>
        </m:sSubSup>
        <m:r>
          <w:rPr>
            <w:rFonts w:ascii="Cambria Math" w:hAnsi="Cambria Math"/>
            <w:lang w:val="es-ES"/>
          </w:rPr>
          <m:t>=</m:t>
        </m:r>
        <m:sSub>
          <m:sSubPr>
            <m:ctrlPr>
              <w:rPr>
                <w:rFonts w:ascii="Cambria Math" w:hAnsi="Cambria Math"/>
              </w:rPr>
            </m:ctrlPr>
          </m:sSubPr>
          <m:e>
            <m:r>
              <w:rPr>
                <w:rFonts w:ascii="Cambria Math" w:hAnsi="Cambria Math"/>
              </w:rPr>
              <m:t>t</m:t>
            </m:r>
          </m:e>
          <m:sub>
            <m:r>
              <w:rPr>
                <w:rFonts w:ascii="Cambria Math" w:hAnsi="Cambria Math"/>
                <w:lang w:val="es-ES"/>
              </w:rPr>
              <m:t>1</m:t>
            </m:r>
          </m:sub>
        </m:sSub>
        <m:r>
          <w:rPr>
            <w:rFonts w:ascii="Cambria Math" w:hAnsi="Cambria Math"/>
            <w:lang w:val="es-ES"/>
          </w:rPr>
          <m:t>-</m:t>
        </m:r>
        <m:f>
          <m:fPr>
            <m:type m:val="lin"/>
            <m:ctrlPr>
              <w:rPr>
                <w:rFonts w:ascii="Cambria Math" w:hAnsi="Cambria Math"/>
              </w:rPr>
            </m:ctrlPr>
          </m:fPr>
          <m:num>
            <m:d>
              <m:dPr>
                <m:ctrlPr>
                  <w:rPr>
                    <w:rFonts w:ascii="Cambria Math" w:hAnsi="Cambria Math"/>
                  </w:rPr>
                </m:ctrlPr>
              </m:dPr>
              <m:e>
                <m:r>
                  <w:rPr>
                    <w:rFonts w:ascii="Cambria Math" w:hAnsi="Cambria Math"/>
                  </w:rPr>
                  <m:t>NY</m:t>
                </m:r>
                <m:r>
                  <w:rPr>
                    <w:rFonts w:ascii="Cambria Math" w:hAnsi="Cambria Math"/>
                    <w:lang w:val="es-ES"/>
                  </w:rPr>
                  <m:t>-1</m:t>
                </m:r>
              </m:e>
            </m:d>
          </m:num>
          <m:den>
            <m:r>
              <w:rPr>
                <w:rFonts w:ascii="Cambria Math" w:hAnsi="Cambria Math"/>
              </w:rPr>
              <m:t>NE</m:t>
            </m:r>
          </m:den>
        </m:f>
      </m:oMath>
      <w:r w:rsidR="006208DC" w:rsidRPr="005A0BB0">
        <w:rPr>
          <w:lang w:val="es-ES"/>
        </w:rPr>
        <w:tab/>
        <w:t>(</w:t>
      </w:r>
      <w:r w:rsidR="006208DC" w:rsidRPr="00FC3C81">
        <w:fldChar w:fldCharType="begin"/>
      </w:r>
      <w:r w:rsidR="006208DC" w:rsidRPr="005A0BB0">
        <w:rPr>
          <w:lang w:val="es-ES"/>
        </w:rPr>
        <w:instrText>SEQ Équation \* ARABIC</w:instrText>
      </w:r>
      <w:r w:rsidR="006208DC" w:rsidRPr="00FC3C81">
        <w:fldChar w:fldCharType="separate"/>
      </w:r>
      <w:r w:rsidR="007A5054">
        <w:rPr>
          <w:noProof/>
          <w:lang w:val="es-ES"/>
        </w:rPr>
        <w:t>5</w:t>
      </w:r>
      <w:r w:rsidR="006208DC" w:rsidRPr="00FC3C81">
        <w:fldChar w:fldCharType="end"/>
      </w:r>
      <w:r w:rsidR="006208DC" w:rsidRPr="005A0BB0">
        <w:rPr>
          <w:lang w:val="es-ES"/>
        </w:rPr>
        <w:t>)</w:t>
      </w:r>
    </w:p>
    <w:p w14:paraId="73C6F59A" w14:textId="1D76E885" w:rsidR="0017451B" w:rsidRPr="00FC3C81" w:rsidRDefault="0017451B" w:rsidP="006208DC">
      <w:pPr>
        <w:pStyle w:val="Style1"/>
      </w:pPr>
      <w:r w:rsidRPr="00FC3C81">
        <w:t xml:space="preserve">The idea behind this estimate is to start the historical period </w:t>
      </w:r>
      <w:r w:rsidRPr="00FC3C81">
        <w:rPr>
          <w:i/>
        </w:rPr>
        <w:t>T</w:t>
      </w:r>
      <w:r w:rsidRPr="00FC3C81">
        <w:rPr>
          <w:i/>
          <w:vertAlign w:val="subscript"/>
        </w:rPr>
        <w:t>S</w:t>
      </w:r>
      <w:r w:rsidRPr="00FC3C81">
        <w:t xml:space="preserve"> yea</w:t>
      </w:r>
      <w:r w:rsidR="00666380" w:rsidRPr="00FC3C81">
        <w:t>rs before the first known flood,</w:t>
      </w:r>
      <w:r w:rsidRPr="00FC3C81">
        <w:t xml:space="preserve"> where </w:t>
      </w:r>
      <w:r w:rsidRPr="00FC3C81">
        <w:rPr>
          <w:i/>
        </w:rPr>
        <w:t>T</w:t>
      </w:r>
      <w:r w:rsidRPr="00FC3C81">
        <w:rPr>
          <w:i/>
          <w:vertAlign w:val="subscript"/>
        </w:rPr>
        <w:t>S</w:t>
      </w:r>
      <w:r w:rsidRPr="00FC3C81">
        <w:t xml:space="preserve"> is the return period of the </w:t>
      </w:r>
      <w:ins w:id="72" w:author="Michel Lang" w:date="2024-02-20T07:48:00Z">
        <w:r w:rsidR="00C23F1F" w:rsidRPr="00FC3C81">
          <w:t xml:space="preserve">perception </w:t>
        </w:r>
      </w:ins>
      <w:r w:rsidRPr="00FC3C81">
        <w:t>threshold, estimated here as (</w:t>
      </w:r>
      <w:r w:rsidRPr="00FC3C81">
        <w:rPr>
          <w:i/>
        </w:rPr>
        <w:t>NY</w:t>
      </w:r>
      <w:r w:rsidRPr="00FC3C81">
        <w:t xml:space="preserve"> – 1) / </w:t>
      </w:r>
      <w:r w:rsidRPr="00FC3C81">
        <w:rPr>
          <w:i/>
        </w:rPr>
        <w:t>NE</w:t>
      </w:r>
      <w:r w:rsidRPr="00FC3C81">
        <w:t>.</w:t>
      </w:r>
    </w:p>
    <w:p w14:paraId="4E6DBD9A" w14:textId="2477993B" w:rsidR="006208DC" w:rsidRPr="00FC3C81" w:rsidRDefault="00C80321" w:rsidP="006208DC">
      <w:pPr>
        <w:pStyle w:val="Style1"/>
      </w:pPr>
      <w:r w:rsidRPr="00FC3C81">
        <w:t xml:space="preserve">In some cases, the </w:t>
      </w:r>
      <w:del w:id="73" w:author="Mathieu Lucas" w:date="2024-05-03T12:13:00Z" w16du:dateUtc="2024-05-03T10:13:00Z">
        <w:r w:rsidRPr="00FC3C81" w:rsidDel="007A1C0E">
          <w:delText>flood inventory</w:delText>
        </w:r>
      </w:del>
      <w:ins w:id="74" w:author="Mathieu Lucas" w:date="2024-05-03T12:13:00Z" w16du:dateUtc="2024-05-03T10:13:00Z">
        <w:r w:rsidR="007A1C0E">
          <w:t>historical</w:t>
        </w:r>
      </w:ins>
      <w:ins w:id="75" w:author="Mathieu Lucas" w:date="2024-05-03T12:14:00Z" w16du:dateUtc="2024-05-03T10:14:00Z">
        <w:r w:rsidR="007A1C0E">
          <w:t xml:space="preserve"> period (including flood and no-flood information)</w:t>
        </w:r>
      </w:ins>
      <w:r w:rsidRPr="00FC3C81">
        <w:t xml:space="preserve"> starts before the date </w:t>
      </w:r>
      <w:r w:rsidRPr="00FC3C81">
        <w:rPr>
          <w:i/>
        </w:rPr>
        <w:t>t</w:t>
      </w:r>
      <w:r w:rsidRPr="00FC3C81">
        <w:rPr>
          <w:i/>
          <w:vertAlign w:val="subscript"/>
        </w:rPr>
        <w:t>1</w:t>
      </w:r>
      <w:r w:rsidRPr="00FC3C81">
        <w:t xml:space="preserve"> of the first known flood (for instance, at the creation of the service in charge of surveying floods, or at the date of bridge construction where historical data is available). Let denote this date </w:t>
      </w:r>
      <w:r w:rsidRPr="00FC3C81">
        <w:rPr>
          <w:i/>
        </w:rPr>
        <w:t>t</w:t>
      </w:r>
      <w:r w:rsidRPr="00FC3C81">
        <w:rPr>
          <w:i/>
          <w:vertAlign w:val="subscript"/>
        </w:rPr>
        <w:t>start</w:t>
      </w:r>
      <w:r w:rsidRPr="00FC3C81">
        <w:t>, and consider the difference (</w:t>
      </w:r>
      <w:r w:rsidRPr="00FC3C81">
        <w:rPr>
          <w:i/>
        </w:rPr>
        <w:t>t</w:t>
      </w:r>
      <w:r w:rsidRPr="00FC3C81">
        <w:rPr>
          <w:i/>
          <w:vertAlign w:val="subscript"/>
        </w:rPr>
        <w:t>1</w:t>
      </w:r>
      <w:r w:rsidRPr="00FC3C81">
        <w:t xml:space="preserve"> - </w:t>
      </w:r>
      <w:r w:rsidRPr="00FC3C81">
        <w:rPr>
          <w:i/>
        </w:rPr>
        <w:t>t</w:t>
      </w:r>
      <w:r w:rsidRPr="00FC3C81">
        <w:rPr>
          <w:i/>
          <w:vertAlign w:val="subscript"/>
        </w:rPr>
        <w:t>start</w:t>
      </w:r>
      <w:r w:rsidRPr="00FC3C81">
        <w:t xml:space="preserve">) between these two dates. </w:t>
      </w:r>
      <w:r w:rsidR="006208DC" w:rsidRPr="00FC3C81">
        <w:t xml:space="preserve">A </w:t>
      </w:r>
      <w:r w:rsidRPr="00FC3C81">
        <w:t xml:space="preserve">second </w:t>
      </w:r>
      <w:r w:rsidR="006208DC" w:rsidRPr="00FC3C81">
        <w:t>possible estimate, based on the Poisson process paradox</w:t>
      </w:r>
      <w:r w:rsidRPr="00FC3C81">
        <w:t xml:space="preserve"> (Feller, 1971)</w:t>
      </w:r>
      <w:r w:rsidR="006208DC" w:rsidRPr="00FC3C81">
        <w:t xml:space="preserve">, takes advantage that the </w:t>
      </w:r>
      <w:r w:rsidRPr="00FC3C81">
        <w:t xml:space="preserve">expected </w:t>
      </w:r>
      <w:r w:rsidR="006208DC" w:rsidRPr="00FC3C81">
        <w:t xml:space="preserve">duration between the last </w:t>
      </w:r>
      <w:r w:rsidR="006208DC" w:rsidRPr="00FC3C81">
        <w:rPr>
          <w:i/>
        </w:rPr>
        <w:t>T</w:t>
      </w:r>
      <w:r w:rsidR="006208DC" w:rsidRPr="00FC3C81">
        <w:t xml:space="preserve">-year event and current time is equal to the </w:t>
      </w:r>
      <w:r w:rsidRPr="00FC3C81">
        <w:t>expected</w:t>
      </w:r>
      <w:r w:rsidR="006208DC" w:rsidRPr="00FC3C81">
        <w:t xml:space="preserve"> duration between current time and the next </w:t>
      </w:r>
      <w:r w:rsidR="006208DC" w:rsidRPr="00FC3C81">
        <w:rPr>
          <w:i/>
        </w:rPr>
        <w:t>T</w:t>
      </w:r>
      <w:r w:rsidR="006208DC" w:rsidRPr="00FC3C81">
        <w:t xml:space="preserve">-year event. Without any knowledge of the return period </w:t>
      </w:r>
      <w:r w:rsidR="006208DC" w:rsidRPr="00FC3C81">
        <w:rPr>
          <w:i/>
        </w:rPr>
        <w:t>T</w:t>
      </w:r>
      <w:r w:rsidR="006208DC" w:rsidRPr="00FC3C81">
        <w:rPr>
          <w:i/>
          <w:vertAlign w:val="subscript"/>
        </w:rPr>
        <w:t>S</w:t>
      </w:r>
      <w:r w:rsidR="006208DC" w:rsidRPr="00FC3C81">
        <w:rPr>
          <w:i/>
        </w:rPr>
        <w:t xml:space="preserve"> </w:t>
      </w:r>
      <w:r w:rsidR="006208DC" w:rsidRPr="00FC3C81">
        <w:t xml:space="preserve">of the threshold, but using </w:t>
      </w:r>
      <w:r w:rsidRPr="00FC3C81">
        <w:t>the difference (</w:t>
      </w:r>
      <w:r w:rsidRPr="00FC3C81">
        <w:rPr>
          <w:i/>
        </w:rPr>
        <w:t>t</w:t>
      </w:r>
      <w:r w:rsidRPr="00FC3C81">
        <w:rPr>
          <w:i/>
          <w:vertAlign w:val="subscript"/>
        </w:rPr>
        <w:t>1</w:t>
      </w:r>
      <w:r w:rsidRPr="00FC3C81">
        <w:t xml:space="preserve"> - </w:t>
      </w:r>
      <w:r w:rsidRPr="00FC3C81">
        <w:rPr>
          <w:i/>
        </w:rPr>
        <w:t>t</w:t>
      </w:r>
      <w:r w:rsidRPr="00FC3C81">
        <w:rPr>
          <w:i/>
          <w:vertAlign w:val="subscript"/>
        </w:rPr>
        <w:t>start</w:t>
      </w:r>
      <w:r w:rsidRPr="00FC3C81">
        <w:t>)</w:t>
      </w:r>
      <w:r w:rsidR="006208DC" w:rsidRPr="00FC3C81">
        <w:t xml:space="preserve">, we have: </w:t>
      </w:r>
    </w:p>
    <w:p w14:paraId="630F912A" w14:textId="177415F1" w:rsidR="006208DC" w:rsidRPr="005A0BB0" w:rsidRDefault="00000000" w:rsidP="006208DC">
      <w:pPr>
        <w:tabs>
          <w:tab w:val="left" w:pos="709"/>
          <w:tab w:val="left" w:pos="3402"/>
          <w:tab w:val="right" w:pos="9072"/>
        </w:tabs>
        <w:spacing w:after="120"/>
        <w:ind w:firstLine="709"/>
        <w:jc w:val="both"/>
        <w:rPr>
          <w:lang w:val="fr-FR"/>
        </w:rPr>
      </w:pPr>
      <m:oMath>
        <m:sSubSup>
          <m:sSubSupPr>
            <m:ctrlPr>
              <w:rPr>
                <w:rFonts w:ascii="Cambria Math" w:hAnsi="Cambria Math"/>
              </w:rPr>
            </m:ctrlPr>
          </m:sSubSupPr>
          <m:e>
            <m:r>
              <w:rPr>
                <w:rFonts w:ascii="Cambria Math" w:hAnsi="Cambria Math"/>
              </w:rPr>
              <m:t>t</m:t>
            </m:r>
          </m:e>
          <m:sub>
            <m:d>
              <m:dPr>
                <m:ctrlPr>
                  <w:rPr>
                    <w:rFonts w:ascii="Cambria Math" w:hAnsi="Cambria Math"/>
                  </w:rPr>
                </m:ctrlPr>
              </m:dPr>
              <m:e>
                <m:r>
                  <m:rPr>
                    <m:lit/>
                    <m:nor/>
                  </m:rPr>
                  <w:rPr>
                    <w:rFonts w:ascii="Cambria Math" w:hAnsi="Cambria Math"/>
                    <w:lang w:val="fr-FR"/>
                  </w:rPr>
                  <m:t>Poisson</m:t>
                </m:r>
              </m:e>
            </m:d>
          </m:sub>
          <m:sup>
            <m:r>
              <w:rPr>
                <w:rFonts w:ascii="Cambria Math" w:hAnsi="Cambria Math"/>
                <w:lang w:val="fr-FR"/>
              </w:rPr>
              <m:t>*</m:t>
            </m:r>
          </m:sup>
        </m:sSubSup>
        <m:r>
          <w:rPr>
            <w:rFonts w:ascii="Cambria Math" w:hAnsi="Cambria Math"/>
            <w:lang w:val="fr-FR"/>
          </w:rPr>
          <m:t>=</m:t>
        </m:r>
        <m:sSub>
          <m:sSubPr>
            <m:ctrlPr>
              <w:rPr>
                <w:rFonts w:ascii="Cambria Math" w:hAnsi="Cambria Math"/>
              </w:rPr>
            </m:ctrlPr>
          </m:sSubPr>
          <m:e>
            <m:r>
              <w:rPr>
                <w:rFonts w:ascii="Cambria Math" w:hAnsi="Cambria Math"/>
              </w:rPr>
              <m:t>t</m:t>
            </m:r>
          </m:e>
          <m:sub>
            <m:r>
              <w:rPr>
                <w:rFonts w:ascii="Cambria Math" w:hAnsi="Cambria Math"/>
              </w:rPr>
              <m:t>start</m:t>
            </m:r>
          </m:sub>
        </m:sSub>
        <m:r>
          <w:rPr>
            <w:rFonts w:ascii="Cambria Math" w:hAnsi="Cambria Math"/>
            <w:lang w:val="fr-FR"/>
          </w:rPr>
          <m:t>-</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rPr>
                </m:ctrlPr>
              </m:sSubPr>
              <m:e>
                <m:r>
                  <w:rPr>
                    <w:rFonts w:ascii="Cambria Math" w:hAnsi="Cambria Math"/>
                  </w:rPr>
                  <m:t>t</m:t>
                </m:r>
              </m:e>
              <m:sub>
                <m:r>
                  <w:rPr>
                    <w:rFonts w:ascii="Cambria Math" w:hAnsi="Cambria Math"/>
                  </w:rPr>
                  <m:t>start</m:t>
                </m:r>
              </m:sub>
            </m:sSub>
            <m:r>
              <w:rPr>
                <w:rFonts w:ascii="Cambria Math" w:hAnsi="Cambria Math"/>
                <w:lang w:val="fr-FR"/>
              </w:rPr>
              <m:t xml:space="preserve"> </m:t>
            </m:r>
          </m:e>
        </m:d>
        <m:r>
          <w:rPr>
            <w:rFonts w:ascii="Cambria Math" w:hAnsi="Cambria Math"/>
            <w:lang w:val="fr-FR"/>
          </w:rPr>
          <m:t>=2</m:t>
        </m:r>
        <m:sSub>
          <m:sSubPr>
            <m:ctrlPr>
              <w:rPr>
                <w:rFonts w:ascii="Cambria Math" w:hAnsi="Cambria Math"/>
              </w:rPr>
            </m:ctrlPr>
          </m:sSubPr>
          <m:e>
            <m:r>
              <w:rPr>
                <w:rFonts w:ascii="Cambria Math" w:hAnsi="Cambria Math"/>
              </w:rPr>
              <m:t>t</m:t>
            </m:r>
          </m:e>
          <m:sub>
            <m:r>
              <w:rPr>
                <w:rFonts w:ascii="Cambria Math" w:hAnsi="Cambria Math"/>
              </w:rPr>
              <m:t>start</m:t>
            </m:r>
          </m:sub>
        </m:sSub>
        <m:r>
          <m:rPr>
            <m:lit/>
            <m:nor/>
          </m:rPr>
          <w:rPr>
            <w:rFonts w:ascii="Cambria Math" w:hAnsi="Cambria Math"/>
            <w:lang w:val="fr-FR"/>
          </w:rPr>
          <m:t xml:space="preserve"> </m:t>
        </m:r>
        <m:r>
          <m:rPr>
            <m:nor/>
          </m:rPr>
          <w:rPr>
            <w:rFonts w:ascii="Cambria Math" w:hAnsi="Cambria Math"/>
            <w:lang w:val="fr-FR"/>
          </w:rPr>
          <m:t xml:space="preserve">- </m:t>
        </m:r>
        <m:sSub>
          <m:sSubPr>
            <m:ctrlPr>
              <w:rPr>
                <w:rFonts w:ascii="Cambria Math" w:hAnsi="Cambria Math"/>
              </w:rPr>
            </m:ctrlPr>
          </m:sSubPr>
          <m:e>
            <m:r>
              <w:rPr>
                <w:rFonts w:ascii="Cambria Math" w:hAnsi="Cambria Math"/>
              </w:rPr>
              <m:t>t</m:t>
            </m:r>
          </m:e>
          <m:sub>
            <m:r>
              <w:rPr>
                <w:rFonts w:ascii="Cambria Math" w:hAnsi="Cambria Math"/>
                <w:lang w:val="fr-FR"/>
              </w:rPr>
              <m:t>1</m:t>
            </m:r>
          </m:sub>
        </m:sSub>
      </m:oMath>
      <w:r w:rsidR="006208DC" w:rsidRPr="005A0BB0">
        <w:rPr>
          <w:lang w:val="fr-FR"/>
        </w:rPr>
        <w:tab/>
        <w:t>(</w:t>
      </w:r>
      <w:r w:rsidR="006208DC" w:rsidRPr="00FC3C81">
        <w:fldChar w:fldCharType="begin"/>
      </w:r>
      <w:r w:rsidR="006208DC" w:rsidRPr="005A0BB0">
        <w:rPr>
          <w:lang w:val="fr-FR"/>
        </w:rPr>
        <w:instrText>SEQ Équation \* ARABIC</w:instrText>
      </w:r>
      <w:r w:rsidR="006208DC" w:rsidRPr="00FC3C81">
        <w:fldChar w:fldCharType="separate"/>
      </w:r>
      <w:r w:rsidR="007A5054">
        <w:rPr>
          <w:noProof/>
          <w:lang w:val="fr-FR"/>
        </w:rPr>
        <w:t>6</w:t>
      </w:r>
      <w:r w:rsidR="006208DC" w:rsidRPr="00FC3C81">
        <w:fldChar w:fldCharType="end"/>
      </w:r>
      <w:r w:rsidR="006208DC" w:rsidRPr="005A0BB0">
        <w:rPr>
          <w:lang w:val="fr-FR"/>
        </w:rPr>
        <w:t>)</w:t>
      </w:r>
    </w:p>
    <w:p w14:paraId="29C2C4CB" w14:textId="77777777" w:rsidR="00E612D3" w:rsidRPr="00FC3C81" w:rsidRDefault="00EF1A2B" w:rsidP="00E612D3">
      <w:pPr>
        <w:pStyle w:val="Titre1"/>
        <w:numPr>
          <w:ilvl w:val="1"/>
          <w:numId w:val="2"/>
        </w:numPr>
        <w:jc w:val="both"/>
      </w:pPr>
      <w:r w:rsidRPr="00FC3C81">
        <w:t>Models accounting for uncertainties</w:t>
      </w:r>
    </w:p>
    <w:p w14:paraId="3345BF5B" w14:textId="74EFBA82" w:rsidR="0095615A" w:rsidRDefault="00EF1A2B" w:rsidP="00EF1A2B">
      <w:pPr>
        <w:pStyle w:val="Style1"/>
        <w:rPr>
          <w:ins w:id="76" w:author="Mathieu Lucas" w:date="2024-05-06T14:37:00Z" w16du:dateUtc="2024-05-06T12:37:00Z"/>
        </w:rPr>
      </w:pPr>
      <w:r w:rsidRPr="00FC3C81">
        <w:t>We</w:t>
      </w:r>
      <w:r w:rsidR="006C54F9" w:rsidRPr="00FC3C81">
        <w:t xml:space="preserve"> </w:t>
      </w:r>
      <w:r w:rsidRPr="00FC3C81">
        <w:t xml:space="preserve">first present </w:t>
      </w:r>
      <w:r w:rsidR="00666380" w:rsidRPr="00FC3C81">
        <w:t>Binomial</w:t>
      </w:r>
      <w:r w:rsidR="006C54F9" w:rsidRPr="00FC3C81">
        <w:t xml:space="preserve"> models for </w:t>
      </w:r>
      <w:del w:id="77" w:author="Michel Lang" w:date="2024-02-20T07:49:00Z">
        <w:r w:rsidR="006C54F9" w:rsidRPr="00FC3C81" w:rsidDel="00C23F1F">
          <w:delText xml:space="preserve">unknown </w:delText>
        </w:r>
      </w:del>
      <w:r w:rsidR="006C54F9" w:rsidRPr="00FC3C81">
        <w:t xml:space="preserve">historical floods </w:t>
      </w:r>
      <w:ins w:id="78" w:author="Michel Lang" w:date="2024-02-20T07:49:00Z">
        <w:r w:rsidR="00C23F1F" w:rsidRPr="00FC3C81">
          <w:t xml:space="preserve">known to be </w:t>
        </w:r>
      </w:ins>
      <w:r w:rsidR="006C54F9" w:rsidRPr="00FC3C81">
        <w:t>larger than a perception threshold, with a propagation procedure for both stage and rating curve uncertainties (</w:t>
      </w:r>
      <w:r w:rsidR="006C54F9" w:rsidRPr="00FC3C81">
        <w:rPr>
          <w:i/>
        </w:rPr>
        <w:t>model A</w:t>
      </w:r>
      <w:r w:rsidR="006C54F9" w:rsidRPr="00FC3C81">
        <w:t>), or with parameters accounting for uncertainties on perception threshold (</w:t>
      </w:r>
      <w:r w:rsidR="006C54F9" w:rsidRPr="00FC3C81">
        <w:rPr>
          <w:i/>
        </w:rPr>
        <w:t>model B</w:t>
      </w:r>
      <w:r w:rsidR="006C54F9" w:rsidRPr="00FC3C81">
        <w:t>), length of the historical period (</w:t>
      </w:r>
      <w:r w:rsidR="006C54F9" w:rsidRPr="00FC3C81">
        <w:rPr>
          <w:i/>
        </w:rPr>
        <w:t>model C</w:t>
      </w:r>
      <w:r w:rsidR="006C54F9" w:rsidRPr="00FC3C81">
        <w:t>) or both (</w:t>
      </w:r>
      <w:r w:rsidR="006C54F9" w:rsidRPr="00FC3C81">
        <w:rPr>
          <w:i/>
        </w:rPr>
        <w:t>model D</w:t>
      </w:r>
      <w:r w:rsidR="006C54F9" w:rsidRPr="00FC3C81">
        <w:t xml:space="preserve">). </w:t>
      </w:r>
      <w:ins w:id="79" w:author="Mathieu Lucas" w:date="2024-05-06T14:42:00Z" w16du:dateUtc="2024-05-06T12:42:00Z">
        <w:r w:rsidR="0095615A" w:rsidRPr="00EA472E">
          <w:rPr>
            <w:color w:val="auto"/>
            <w:rPrChange w:id="80" w:author="Mathieu Lucas" w:date="2024-05-06T16:54:00Z" w16du:dateUtc="2024-05-06T14:54:00Z">
              <w:rPr/>
            </w:rPrChange>
          </w:rPr>
          <w:fldChar w:fldCharType="begin"/>
        </w:r>
        <w:r w:rsidR="0095615A" w:rsidRPr="00EA472E">
          <w:rPr>
            <w:color w:val="auto"/>
            <w:rPrChange w:id="81" w:author="Mathieu Lucas" w:date="2024-05-06T16:54:00Z" w16du:dateUtc="2024-05-06T14:54:00Z">
              <w:rPr/>
            </w:rPrChange>
          </w:rPr>
          <w:instrText xml:space="preserve"> REF _Ref165898985 \h </w:instrText>
        </w:r>
      </w:ins>
      <w:r w:rsidR="0095615A" w:rsidRPr="00EA472E">
        <w:rPr>
          <w:color w:val="auto"/>
          <w:rPrChange w:id="82" w:author="Mathieu Lucas" w:date="2024-05-06T16:54:00Z" w16du:dateUtc="2024-05-06T14:54:00Z">
            <w:rPr/>
          </w:rPrChange>
        </w:rPr>
      </w:r>
      <w:r w:rsidR="00EA472E" w:rsidRPr="00EA472E">
        <w:rPr>
          <w:color w:val="auto"/>
          <w:rPrChange w:id="83" w:author="Mathieu Lucas" w:date="2024-05-06T16:54:00Z" w16du:dateUtc="2024-05-06T14:54:00Z">
            <w:rPr/>
          </w:rPrChange>
        </w:rPr>
        <w:instrText xml:space="preserve"> \* MERGEFORMAT </w:instrText>
      </w:r>
      <w:r w:rsidR="0095615A" w:rsidRPr="00EA472E">
        <w:rPr>
          <w:color w:val="auto"/>
          <w:rPrChange w:id="84" w:author="Mathieu Lucas" w:date="2024-05-06T16:54:00Z" w16du:dateUtc="2024-05-06T14:54:00Z">
            <w:rPr/>
          </w:rPrChange>
        </w:rPr>
        <w:fldChar w:fldCharType="separate"/>
      </w:r>
      <w:ins w:id="85" w:author="Mathieu Lucas" w:date="2024-05-06T17:08:00Z" w16du:dateUtc="2024-05-06T15:08:00Z">
        <w:r w:rsidR="007A5054" w:rsidRPr="007A5054">
          <w:rPr>
            <w:color w:val="auto"/>
            <w:rPrChange w:id="86" w:author="Mathieu Lucas" w:date="2024-05-06T17:08:00Z" w16du:dateUtc="2024-05-06T15:08:00Z">
              <w:rPr>
                <w:b/>
                <w:bCs/>
                <w:color w:val="auto"/>
              </w:rPr>
            </w:rPrChange>
          </w:rPr>
          <w:t>Table</w:t>
        </w:r>
        <w:r w:rsidR="007A5054" w:rsidRPr="007A5054">
          <w:rPr>
            <w:b/>
            <w:bCs/>
            <w:color w:val="5B9BD5" w:themeColor="accent1"/>
            <w:rPrChange w:id="87" w:author="Mathieu Lucas" w:date="2024-05-06T17:08:00Z" w16du:dateUtc="2024-05-06T15:08:00Z">
              <w:rPr>
                <w:b/>
                <w:bCs/>
                <w:color w:val="auto"/>
              </w:rPr>
            </w:rPrChange>
          </w:rPr>
          <w:t xml:space="preserve"> </w:t>
        </w:r>
        <w:r w:rsidR="007A5054" w:rsidRPr="007A5054">
          <w:rPr>
            <w:noProof/>
            <w:rPrChange w:id="88" w:author="Mathieu Lucas" w:date="2024-05-06T17:08:00Z" w16du:dateUtc="2024-05-06T15:08:00Z">
              <w:rPr>
                <w:noProof/>
                <w:sz w:val="20"/>
                <w:szCs w:val="20"/>
              </w:rPr>
            </w:rPrChange>
          </w:rPr>
          <w:t>1</w:t>
        </w:r>
      </w:ins>
      <w:ins w:id="89" w:author="Mathieu Lucas" w:date="2024-05-06T14:42:00Z" w16du:dateUtc="2024-05-06T12:42:00Z">
        <w:r w:rsidR="0095615A" w:rsidRPr="00EA472E">
          <w:fldChar w:fldCharType="end"/>
        </w:r>
      </w:ins>
      <w:ins w:id="90" w:author="Mathieu Lucas" w:date="2024-05-03T14:01:00Z" w16du:dateUtc="2024-05-03T12:01:00Z">
        <w:r w:rsidR="002A25C3" w:rsidRPr="00EA472E">
          <w:t xml:space="preserve"> summarizes</w:t>
        </w:r>
        <w:r w:rsidR="002A25C3" w:rsidRPr="002A25C3">
          <w:t xml:space="preserve"> which Binomial model accounts for uncertainty, and/or historical period length.</w:t>
        </w:r>
        <w:r w:rsidR="002A25C3">
          <w:t xml:space="preserve"> </w:t>
        </w:r>
      </w:ins>
      <w:r w:rsidR="006C54F9" w:rsidRPr="00FC3C81">
        <w:t xml:space="preserve">A fifth </w:t>
      </w:r>
      <w:r w:rsidR="006C54F9" w:rsidRPr="00FC3C81">
        <w:rPr>
          <w:i/>
        </w:rPr>
        <w:t>model E</w:t>
      </w:r>
      <w:r w:rsidR="006C54F9" w:rsidRPr="00FC3C81">
        <w:t xml:space="preserve"> consider</w:t>
      </w:r>
      <w:r w:rsidR="00114CB2" w:rsidRPr="00FC3C81">
        <w:t>s</w:t>
      </w:r>
      <w:r w:rsidR="006C54F9" w:rsidRPr="00FC3C81">
        <w:t xml:space="preserve"> the case when historical discharges </w:t>
      </w:r>
      <w:r w:rsidR="00122AD2" w:rsidRPr="00FC3C81">
        <w:t xml:space="preserve">are </w:t>
      </w:r>
      <w:ins w:id="91" w:author="Michel Lang" w:date="2024-02-20T07:49:00Z">
        <w:r w:rsidR="00C23F1F" w:rsidRPr="00FC3C81">
          <w:t xml:space="preserve">known </w:t>
        </w:r>
      </w:ins>
      <w:r w:rsidR="00122AD2" w:rsidRPr="00FC3C81">
        <w:t xml:space="preserve">within </w:t>
      </w:r>
      <w:r w:rsidR="00114CB2" w:rsidRPr="00FC3C81">
        <w:t>an interval</w:t>
      </w:r>
      <w:r w:rsidR="00122AD2" w:rsidRPr="00FC3C81">
        <w:t>.</w:t>
      </w:r>
    </w:p>
    <w:p w14:paraId="61F6B81A" w14:textId="28DE7D90" w:rsidR="0095615A" w:rsidRPr="0095615A" w:rsidRDefault="0095615A">
      <w:pPr>
        <w:rPr>
          <w:ins w:id="92" w:author="Mathieu Lucas" w:date="2024-05-06T14:37:00Z" w16du:dateUtc="2024-05-06T12:37:00Z"/>
          <w:color w:val="00000A"/>
          <w:rPrChange w:id="93" w:author="Mathieu Lucas" w:date="2024-05-06T14:41:00Z" w16du:dateUtc="2024-05-06T12:41:00Z">
            <w:rPr>
              <w:ins w:id="94" w:author="Mathieu Lucas" w:date="2024-05-06T14:37:00Z" w16du:dateUtc="2024-05-06T12:37:00Z"/>
            </w:rPr>
          </w:rPrChange>
        </w:rPr>
        <w:pPrChange w:id="95" w:author="Mathieu Lucas" w:date="2024-05-06T14:41:00Z" w16du:dateUtc="2024-05-06T12:41:00Z">
          <w:pPr>
            <w:pStyle w:val="Lgende"/>
            <w:keepNext/>
            <w:jc w:val="center"/>
          </w:pPr>
        </w:pPrChange>
      </w:pPr>
      <w:ins w:id="96" w:author="Mathieu Lucas" w:date="2024-05-06T14:37:00Z" w16du:dateUtc="2024-05-06T12:37:00Z">
        <w:r>
          <w:br w:type="page"/>
        </w:r>
        <w:bookmarkStart w:id="97" w:name="_Hlk165637328"/>
        <w:bookmarkStart w:id="98" w:name="_Hlk165898782"/>
      </w:ins>
    </w:p>
    <w:p w14:paraId="0A6DC25E" w14:textId="79F1AB56" w:rsidR="0095615A" w:rsidRPr="007A5BA7" w:rsidRDefault="0095615A">
      <w:pPr>
        <w:pStyle w:val="Lgende"/>
        <w:keepNext/>
        <w:jc w:val="center"/>
        <w:rPr>
          <w:ins w:id="99" w:author="Mathieu Lucas" w:date="2024-05-06T14:42:00Z" w16du:dateUtc="2024-05-06T12:42:00Z"/>
          <w:sz w:val="20"/>
          <w:szCs w:val="20"/>
          <w:rPrChange w:id="100" w:author="Mathieu Lucas" w:date="2024-05-06T14:50:00Z" w16du:dateUtc="2024-05-06T12:50:00Z">
            <w:rPr>
              <w:ins w:id="101" w:author="Mathieu Lucas" w:date="2024-05-06T14:42:00Z" w16du:dateUtc="2024-05-06T12:42:00Z"/>
            </w:rPr>
          </w:rPrChange>
        </w:rPr>
        <w:pPrChange w:id="102" w:author="Mathieu Lucas" w:date="2024-05-06T14:42:00Z" w16du:dateUtc="2024-05-06T12:42:00Z">
          <w:pPr/>
        </w:pPrChange>
      </w:pPr>
      <w:bookmarkStart w:id="103" w:name="_Ref165898985"/>
      <w:bookmarkStart w:id="104" w:name="_Ref165898978"/>
      <w:ins w:id="105" w:author="Mathieu Lucas" w:date="2024-05-06T14:42:00Z" w16du:dateUtc="2024-05-06T12:42:00Z">
        <w:r w:rsidRPr="007A5BA7">
          <w:rPr>
            <w:sz w:val="20"/>
            <w:szCs w:val="20"/>
            <w:rPrChange w:id="106" w:author="Mathieu Lucas" w:date="2024-05-06T14:50:00Z" w16du:dateUtc="2024-05-06T12:50:00Z">
              <w:rPr>
                <w:b/>
                <w:bCs/>
              </w:rPr>
            </w:rPrChange>
          </w:rPr>
          <w:lastRenderedPageBreak/>
          <w:t xml:space="preserve">Table </w:t>
        </w:r>
        <w:r w:rsidRPr="007A5BA7">
          <w:rPr>
            <w:sz w:val="20"/>
            <w:szCs w:val="20"/>
            <w:rPrChange w:id="107" w:author="Mathieu Lucas" w:date="2024-05-06T14:50:00Z" w16du:dateUtc="2024-05-06T12:50:00Z">
              <w:rPr>
                <w:b/>
                <w:bCs/>
              </w:rPr>
            </w:rPrChange>
          </w:rPr>
          <w:fldChar w:fldCharType="begin"/>
        </w:r>
        <w:r w:rsidRPr="007A5BA7">
          <w:rPr>
            <w:sz w:val="20"/>
            <w:szCs w:val="20"/>
            <w:rPrChange w:id="108" w:author="Mathieu Lucas" w:date="2024-05-06T14:50:00Z" w16du:dateUtc="2024-05-06T12:50:00Z">
              <w:rPr>
                <w:b/>
                <w:bCs/>
              </w:rPr>
            </w:rPrChange>
          </w:rPr>
          <w:instrText xml:space="preserve"> SEQ Table \* ARABIC </w:instrText>
        </w:r>
      </w:ins>
      <w:r w:rsidRPr="007A5BA7">
        <w:rPr>
          <w:sz w:val="20"/>
          <w:szCs w:val="20"/>
          <w:rPrChange w:id="109" w:author="Mathieu Lucas" w:date="2024-05-06T14:50:00Z" w16du:dateUtc="2024-05-06T12:50:00Z">
            <w:rPr>
              <w:b/>
              <w:bCs/>
            </w:rPr>
          </w:rPrChange>
        </w:rPr>
        <w:fldChar w:fldCharType="separate"/>
      </w:r>
      <w:ins w:id="110" w:author="Mathieu Lucas" w:date="2024-05-06T17:08:00Z" w16du:dateUtc="2024-05-06T15:08:00Z">
        <w:r w:rsidR="007A5054">
          <w:rPr>
            <w:noProof/>
            <w:sz w:val="20"/>
            <w:szCs w:val="20"/>
          </w:rPr>
          <w:t>1</w:t>
        </w:r>
      </w:ins>
      <w:ins w:id="111" w:author="Mathieu Lucas" w:date="2024-05-06T14:42:00Z" w16du:dateUtc="2024-05-06T12:42:00Z">
        <w:r w:rsidRPr="007A5BA7">
          <w:rPr>
            <w:sz w:val="20"/>
            <w:szCs w:val="20"/>
            <w:rPrChange w:id="112" w:author="Mathieu Lucas" w:date="2024-05-06T14:50:00Z" w16du:dateUtc="2024-05-06T12:50:00Z">
              <w:rPr>
                <w:b/>
                <w:bCs/>
              </w:rPr>
            </w:rPrChange>
          </w:rPr>
          <w:fldChar w:fldCharType="end"/>
        </w:r>
        <w:bookmarkEnd w:id="103"/>
        <w:r w:rsidRPr="007A5BA7">
          <w:rPr>
            <w:sz w:val="20"/>
            <w:szCs w:val="20"/>
            <w:rPrChange w:id="113" w:author="Mathieu Lucas" w:date="2024-05-06T14:50:00Z" w16du:dateUtc="2024-05-06T12:50:00Z">
              <w:rPr>
                <w:b/>
                <w:bCs/>
              </w:rPr>
            </w:rPrChange>
          </w:rPr>
          <w:t>: Characteristics of the four Binomial models</w:t>
        </w:r>
        <w:bookmarkEnd w:id="104"/>
      </w:ins>
    </w:p>
    <w:tbl>
      <w:tblPr>
        <w:tblStyle w:val="Grilledutableau"/>
        <w:tblW w:w="4673" w:type="dxa"/>
        <w:jc w:val="center"/>
        <w:tblLook w:val="04A0" w:firstRow="1" w:lastRow="0" w:firstColumn="1" w:lastColumn="0" w:noHBand="0" w:noVBand="1"/>
        <w:tblPrChange w:id="114" w:author="Mathieu Lucas" w:date="2024-05-06T14:39:00Z" w16du:dateUtc="2024-05-06T12:39:00Z">
          <w:tblPr>
            <w:tblStyle w:val="Grilledutableau"/>
            <w:tblW w:w="4673" w:type="dxa"/>
            <w:jc w:val="center"/>
            <w:tblLook w:val="04A0" w:firstRow="1" w:lastRow="0" w:firstColumn="1" w:lastColumn="0" w:noHBand="0" w:noVBand="1"/>
          </w:tblPr>
        </w:tblPrChange>
      </w:tblPr>
      <w:tblGrid>
        <w:gridCol w:w="1529"/>
        <w:gridCol w:w="1367"/>
        <w:gridCol w:w="1777"/>
        <w:tblGridChange w:id="115">
          <w:tblGrid>
            <w:gridCol w:w="1529"/>
            <w:gridCol w:w="1367"/>
            <w:gridCol w:w="1777"/>
          </w:tblGrid>
        </w:tblGridChange>
      </w:tblGrid>
      <w:tr w:rsidR="0095615A" w14:paraId="0ADD230E" w14:textId="77777777" w:rsidTr="0095615A">
        <w:trPr>
          <w:trHeight w:val="737"/>
          <w:jc w:val="center"/>
          <w:ins w:id="116" w:author="Mathieu Lucas" w:date="2024-05-06T14:37:00Z"/>
          <w:trPrChange w:id="117" w:author="Mathieu Lucas" w:date="2024-05-06T14:39:00Z" w16du:dateUtc="2024-05-06T12:39:00Z">
            <w:trPr>
              <w:jc w:val="center"/>
            </w:trPr>
          </w:trPrChange>
        </w:trPr>
        <w:tc>
          <w:tcPr>
            <w:tcW w:w="152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Change w:id="118" w:author="Mathieu Lucas" w:date="2024-05-06T14:39:00Z" w16du:dateUtc="2024-05-06T12:39:00Z">
              <w:tcPr>
                <w:tcW w:w="1529" w:type="dxa"/>
                <w:tcBorders>
                  <w:top w:val="single" w:sz="4" w:space="0" w:color="auto"/>
                  <w:left w:val="single" w:sz="4" w:space="0" w:color="auto"/>
                  <w:bottom w:val="single" w:sz="4" w:space="0" w:color="auto"/>
                  <w:right w:val="single" w:sz="4" w:space="0" w:color="auto"/>
                </w:tcBorders>
                <w:shd w:val="clear" w:color="auto" w:fill="E7E6E6" w:themeFill="background2"/>
                <w:hideMark/>
              </w:tcPr>
            </w:tcPrChange>
          </w:tcPr>
          <w:p w14:paraId="5101B302" w14:textId="5EF94575" w:rsidR="0095615A" w:rsidRDefault="0095615A" w:rsidP="0095615A">
            <w:pPr>
              <w:jc w:val="center"/>
              <w:rPr>
                <w:ins w:id="119" w:author="Mathieu Lucas" w:date="2024-05-06T14:37:00Z" w16du:dateUtc="2024-05-06T12:37:00Z"/>
              </w:rPr>
            </w:pPr>
            <w:ins w:id="120" w:author="Mathieu Lucas" w:date="2024-05-06T14:37:00Z" w16du:dateUtc="2024-05-06T12:37:00Z">
              <w:r>
                <w:t>Binomial model</w:t>
              </w:r>
            </w:ins>
          </w:p>
        </w:tc>
        <w:tc>
          <w:tcPr>
            <w:tcW w:w="136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Change w:id="121" w:author="Mathieu Lucas" w:date="2024-05-06T14:39:00Z" w16du:dateUtc="2024-05-06T12:39:00Z">
              <w:tcPr>
                <w:tcW w:w="1367" w:type="dxa"/>
                <w:tcBorders>
                  <w:top w:val="single" w:sz="4" w:space="0" w:color="auto"/>
                  <w:left w:val="single" w:sz="4" w:space="0" w:color="auto"/>
                  <w:bottom w:val="single" w:sz="4" w:space="0" w:color="auto"/>
                  <w:right w:val="single" w:sz="4" w:space="0" w:color="auto"/>
                </w:tcBorders>
                <w:shd w:val="clear" w:color="auto" w:fill="E7E6E6" w:themeFill="background2"/>
                <w:hideMark/>
              </w:tcPr>
            </w:tcPrChange>
          </w:tcPr>
          <w:p w14:paraId="493D2D57" w14:textId="77777777" w:rsidR="0095615A" w:rsidRDefault="0095615A" w:rsidP="0095615A">
            <w:pPr>
              <w:jc w:val="center"/>
              <w:rPr>
                <w:ins w:id="122" w:author="Mathieu Lucas" w:date="2024-05-06T14:37:00Z" w16du:dateUtc="2024-05-06T12:37:00Z"/>
              </w:rPr>
            </w:pPr>
            <w:ins w:id="123" w:author="Mathieu Lucas" w:date="2024-05-06T14:37:00Z" w16du:dateUtc="2024-05-06T12:37:00Z">
              <w:r>
                <w:t xml:space="preserve">Perception threshold </w:t>
              </w:r>
              <w:r>
                <w:rPr>
                  <w:i/>
                  <w:iCs/>
                </w:rPr>
                <w:t>S</w:t>
              </w:r>
            </w:ins>
          </w:p>
        </w:tc>
        <w:tc>
          <w:tcPr>
            <w:tcW w:w="177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Change w:id="124" w:author="Mathieu Lucas" w:date="2024-05-06T14:39:00Z" w16du:dateUtc="2024-05-06T12:39:00Z">
              <w:tcPr>
                <w:tcW w:w="1777" w:type="dxa"/>
                <w:tcBorders>
                  <w:top w:val="single" w:sz="4" w:space="0" w:color="auto"/>
                  <w:left w:val="single" w:sz="4" w:space="0" w:color="auto"/>
                  <w:bottom w:val="single" w:sz="4" w:space="0" w:color="auto"/>
                  <w:right w:val="single" w:sz="4" w:space="0" w:color="auto"/>
                </w:tcBorders>
                <w:shd w:val="clear" w:color="auto" w:fill="E7E6E6" w:themeFill="background2"/>
                <w:hideMark/>
              </w:tcPr>
            </w:tcPrChange>
          </w:tcPr>
          <w:p w14:paraId="4B0145BC" w14:textId="77777777" w:rsidR="0095615A" w:rsidRDefault="0095615A" w:rsidP="0095615A">
            <w:pPr>
              <w:jc w:val="center"/>
              <w:rPr>
                <w:ins w:id="125" w:author="Mathieu Lucas" w:date="2024-05-06T14:37:00Z" w16du:dateUtc="2024-05-06T12:37:00Z"/>
              </w:rPr>
            </w:pPr>
            <w:ins w:id="126" w:author="Mathieu Lucas" w:date="2024-05-06T14:37:00Z" w16du:dateUtc="2024-05-06T12:37:00Z">
              <w:r>
                <w:t xml:space="preserve">Historical period length </w:t>
              </w:r>
              <w:r>
                <w:rPr>
                  <w:i/>
                  <w:iCs/>
                </w:rPr>
                <w:t>n</w:t>
              </w:r>
            </w:ins>
          </w:p>
        </w:tc>
      </w:tr>
      <w:tr w:rsidR="0095615A" w14:paraId="4EE90AF1" w14:textId="77777777" w:rsidTr="0095615A">
        <w:trPr>
          <w:trHeight w:val="397"/>
          <w:jc w:val="center"/>
          <w:ins w:id="127" w:author="Mathieu Lucas" w:date="2024-05-06T14:37:00Z"/>
          <w:trPrChange w:id="128" w:author="Mathieu Lucas" w:date="2024-05-06T14:38:00Z" w16du:dateUtc="2024-05-06T12:38:00Z">
            <w:trPr>
              <w:jc w:val="center"/>
            </w:trPr>
          </w:trPrChange>
        </w:trPr>
        <w:tc>
          <w:tcPr>
            <w:tcW w:w="1529" w:type="dxa"/>
            <w:tcBorders>
              <w:top w:val="single" w:sz="4" w:space="0" w:color="auto"/>
              <w:left w:val="single" w:sz="4" w:space="0" w:color="auto"/>
              <w:bottom w:val="single" w:sz="4" w:space="0" w:color="auto"/>
              <w:right w:val="single" w:sz="4" w:space="0" w:color="auto"/>
            </w:tcBorders>
            <w:shd w:val="clear" w:color="auto" w:fill="F46D43"/>
            <w:vAlign w:val="center"/>
            <w:hideMark/>
            <w:tcPrChange w:id="129" w:author="Mathieu Lucas" w:date="2024-05-06T14:38:00Z" w16du:dateUtc="2024-05-06T12:38:00Z">
              <w:tcPr>
                <w:tcW w:w="1529" w:type="dxa"/>
                <w:tcBorders>
                  <w:top w:val="single" w:sz="4" w:space="0" w:color="auto"/>
                  <w:left w:val="single" w:sz="4" w:space="0" w:color="auto"/>
                  <w:bottom w:val="single" w:sz="4" w:space="0" w:color="auto"/>
                  <w:right w:val="single" w:sz="4" w:space="0" w:color="auto"/>
                </w:tcBorders>
                <w:shd w:val="clear" w:color="auto" w:fill="F46D43"/>
                <w:hideMark/>
              </w:tcPr>
            </w:tcPrChange>
          </w:tcPr>
          <w:p w14:paraId="609676D2" w14:textId="77777777" w:rsidR="0095615A" w:rsidRDefault="0095615A" w:rsidP="0095615A">
            <w:pPr>
              <w:rPr>
                <w:ins w:id="130" w:author="Mathieu Lucas" w:date="2024-05-06T14:37:00Z" w16du:dateUtc="2024-05-06T12:37:00Z"/>
              </w:rPr>
            </w:pPr>
            <w:ins w:id="131" w:author="Mathieu Lucas" w:date="2024-05-06T14:37:00Z" w16du:dateUtc="2024-05-06T12:37:00Z">
              <w:r>
                <w:t>Model A</w:t>
              </w:r>
            </w:ins>
          </w:p>
        </w:tc>
        <w:tc>
          <w:tcPr>
            <w:tcW w:w="1367" w:type="dxa"/>
            <w:tcBorders>
              <w:top w:val="single" w:sz="4" w:space="0" w:color="auto"/>
              <w:left w:val="single" w:sz="4" w:space="0" w:color="auto"/>
              <w:bottom w:val="single" w:sz="4" w:space="0" w:color="auto"/>
              <w:right w:val="single" w:sz="4" w:space="0" w:color="auto"/>
            </w:tcBorders>
            <w:vAlign w:val="center"/>
            <w:hideMark/>
            <w:tcPrChange w:id="132" w:author="Mathieu Lucas" w:date="2024-05-06T14:38:00Z" w16du:dateUtc="2024-05-06T12:38:00Z">
              <w:tcPr>
                <w:tcW w:w="1367" w:type="dxa"/>
                <w:tcBorders>
                  <w:top w:val="single" w:sz="4" w:space="0" w:color="auto"/>
                  <w:left w:val="single" w:sz="4" w:space="0" w:color="auto"/>
                  <w:bottom w:val="single" w:sz="4" w:space="0" w:color="auto"/>
                  <w:right w:val="single" w:sz="4" w:space="0" w:color="auto"/>
                </w:tcBorders>
                <w:hideMark/>
              </w:tcPr>
            </w:tcPrChange>
          </w:tcPr>
          <w:p w14:paraId="075952F9" w14:textId="77777777" w:rsidR="0095615A" w:rsidRDefault="0095615A" w:rsidP="0095615A">
            <w:pPr>
              <w:jc w:val="center"/>
              <w:rPr>
                <w:ins w:id="133" w:author="Mathieu Lucas" w:date="2024-05-06T14:37:00Z" w16du:dateUtc="2024-05-06T12:37:00Z"/>
              </w:rPr>
            </w:pPr>
            <w:ins w:id="134" w:author="Mathieu Lucas" w:date="2024-05-06T14:37:00Z" w16du:dateUtc="2024-05-06T12:37:00Z">
              <w:r>
                <w:t>Fixed</w:t>
              </w:r>
            </w:ins>
          </w:p>
        </w:tc>
        <w:tc>
          <w:tcPr>
            <w:tcW w:w="1777" w:type="dxa"/>
            <w:tcBorders>
              <w:top w:val="single" w:sz="4" w:space="0" w:color="auto"/>
              <w:left w:val="single" w:sz="4" w:space="0" w:color="auto"/>
              <w:bottom w:val="single" w:sz="4" w:space="0" w:color="auto"/>
              <w:right w:val="single" w:sz="4" w:space="0" w:color="auto"/>
            </w:tcBorders>
            <w:vAlign w:val="center"/>
            <w:hideMark/>
            <w:tcPrChange w:id="135" w:author="Mathieu Lucas" w:date="2024-05-06T14:38:00Z" w16du:dateUtc="2024-05-06T12:38:00Z">
              <w:tcPr>
                <w:tcW w:w="1777" w:type="dxa"/>
                <w:tcBorders>
                  <w:top w:val="single" w:sz="4" w:space="0" w:color="auto"/>
                  <w:left w:val="single" w:sz="4" w:space="0" w:color="auto"/>
                  <w:bottom w:val="single" w:sz="4" w:space="0" w:color="auto"/>
                  <w:right w:val="single" w:sz="4" w:space="0" w:color="auto"/>
                </w:tcBorders>
                <w:hideMark/>
              </w:tcPr>
            </w:tcPrChange>
          </w:tcPr>
          <w:p w14:paraId="08D0D787" w14:textId="77777777" w:rsidR="0095615A" w:rsidRDefault="0095615A" w:rsidP="0095615A">
            <w:pPr>
              <w:jc w:val="center"/>
              <w:rPr>
                <w:ins w:id="136" w:author="Mathieu Lucas" w:date="2024-05-06T14:37:00Z" w16du:dateUtc="2024-05-06T12:37:00Z"/>
              </w:rPr>
            </w:pPr>
            <w:ins w:id="137" w:author="Mathieu Lucas" w:date="2024-05-06T14:37:00Z" w16du:dateUtc="2024-05-06T12:37:00Z">
              <w:r>
                <w:t>Fixed</w:t>
              </w:r>
            </w:ins>
          </w:p>
        </w:tc>
      </w:tr>
      <w:tr w:rsidR="0095615A" w14:paraId="3879934B" w14:textId="77777777" w:rsidTr="0095615A">
        <w:trPr>
          <w:trHeight w:val="397"/>
          <w:jc w:val="center"/>
          <w:ins w:id="138" w:author="Mathieu Lucas" w:date="2024-05-06T14:37:00Z"/>
          <w:trPrChange w:id="139" w:author="Mathieu Lucas" w:date="2024-05-06T14:38:00Z" w16du:dateUtc="2024-05-06T12:38:00Z">
            <w:trPr>
              <w:jc w:val="center"/>
            </w:trPr>
          </w:trPrChange>
        </w:trPr>
        <w:tc>
          <w:tcPr>
            <w:tcW w:w="1529" w:type="dxa"/>
            <w:tcBorders>
              <w:top w:val="single" w:sz="4" w:space="0" w:color="auto"/>
              <w:left w:val="single" w:sz="4" w:space="0" w:color="auto"/>
              <w:bottom w:val="single" w:sz="4" w:space="0" w:color="auto"/>
              <w:right w:val="single" w:sz="4" w:space="0" w:color="auto"/>
            </w:tcBorders>
            <w:shd w:val="clear" w:color="auto" w:fill="FEE090"/>
            <w:vAlign w:val="center"/>
            <w:hideMark/>
            <w:tcPrChange w:id="140" w:author="Mathieu Lucas" w:date="2024-05-06T14:38:00Z" w16du:dateUtc="2024-05-06T12:38:00Z">
              <w:tcPr>
                <w:tcW w:w="1529" w:type="dxa"/>
                <w:tcBorders>
                  <w:top w:val="single" w:sz="4" w:space="0" w:color="auto"/>
                  <w:left w:val="single" w:sz="4" w:space="0" w:color="auto"/>
                  <w:bottom w:val="single" w:sz="4" w:space="0" w:color="auto"/>
                  <w:right w:val="single" w:sz="4" w:space="0" w:color="auto"/>
                </w:tcBorders>
                <w:shd w:val="clear" w:color="auto" w:fill="FEE090"/>
                <w:hideMark/>
              </w:tcPr>
            </w:tcPrChange>
          </w:tcPr>
          <w:p w14:paraId="5D55A288" w14:textId="77777777" w:rsidR="0095615A" w:rsidRDefault="0095615A" w:rsidP="0095615A">
            <w:pPr>
              <w:rPr>
                <w:ins w:id="141" w:author="Mathieu Lucas" w:date="2024-05-06T14:37:00Z" w16du:dateUtc="2024-05-06T12:37:00Z"/>
              </w:rPr>
            </w:pPr>
            <w:ins w:id="142" w:author="Mathieu Lucas" w:date="2024-05-06T14:37:00Z" w16du:dateUtc="2024-05-06T12:37:00Z">
              <w:r>
                <w:t>Model B</w:t>
              </w:r>
            </w:ins>
          </w:p>
        </w:tc>
        <w:tc>
          <w:tcPr>
            <w:tcW w:w="1367" w:type="dxa"/>
            <w:tcBorders>
              <w:top w:val="single" w:sz="4" w:space="0" w:color="auto"/>
              <w:left w:val="single" w:sz="4" w:space="0" w:color="auto"/>
              <w:bottom w:val="single" w:sz="4" w:space="0" w:color="auto"/>
              <w:right w:val="single" w:sz="4" w:space="0" w:color="auto"/>
            </w:tcBorders>
            <w:vAlign w:val="center"/>
            <w:hideMark/>
            <w:tcPrChange w:id="143" w:author="Mathieu Lucas" w:date="2024-05-06T14:38:00Z" w16du:dateUtc="2024-05-06T12:38:00Z">
              <w:tcPr>
                <w:tcW w:w="1367" w:type="dxa"/>
                <w:tcBorders>
                  <w:top w:val="single" w:sz="4" w:space="0" w:color="auto"/>
                  <w:left w:val="single" w:sz="4" w:space="0" w:color="auto"/>
                  <w:bottom w:val="single" w:sz="4" w:space="0" w:color="auto"/>
                  <w:right w:val="single" w:sz="4" w:space="0" w:color="auto"/>
                </w:tcBorders>
                <w:hideMark/>
              </w:tcPr>
            </w:tcPrChange>
          </w:tcPr>
          <w:p w14:paraId="39491339" w14:textId="77777777" w:rsidR="0095615A" w:rsidRDefault="0095615A" w:rsidP="0095615A">
            <w:pPr>
              <w:jc w:val="center"/>
              <w:rPr>
                <w:ins w:id="144" w:author="Mathieu Lucas" w:date="2024-05-06T14:37:00Z" w16du:dateUtc="2024-05-06T12:37:00Z"/>
              </w:rPr>
            </w:pPr>
            <w:ins w:id="145" w:author="Mathieu Lucas" w:date="2024-05-06T14:37:00Z" w16du:dateUtc="2024-05-06T12:37:00Z">
              <w:r>
                <w:t>Uncertain</w:t>
              </w:r>
            </w:ins>
          </w:p>
        </w:tc>
        <w:tc>
          <w:tcPr>
            <w:tcW w:w="1777" w:type="dxa"/>
            <w:tcBorders>
              <w:top w:val="single" w:sz="4" w:space="0" w:color="auto"/>
              <w:left w:val="single" w:sz="4" w:space="0" w:color="auto"/>
              <w:bottom w:val="single" w:sz="4" w:space="0" w:color="auto"/>
              <w:right w:val="single" w:sz="4" w:space="0" w:color="auto"/>
            </w:tcBorders>
            <w:vAlign w:val="center"/>
            <w:hideMark/>
            <w:tcPrChange w:id="146" w:author="Mathieu Lucas" w:date="2024-05-06T14:38:00Z" w16du:dateUtc="2024-05-06T12:38:00Z">
              <w:tcPr>
                <w:tcW w:w="1777" w:type="dxa"/>
                <w:tcBorders>
                  <w:top w:val="single" w:sz="4" w:space="0" w:color="auto"/>
                  <w:left w:val="single" w:sz="4" w:space="0" w:color="auto"/>
                  <w:bottom w:val="single" w:sz="4" w:space="0" w:color="auto"/>
                  <w:right w:val="single" w:sz="4" w:space="0" w:color="auto"/>
                </w:tcBorders>
                <w:hideMark/>
              </w:tcPr>
            </w:tcPrChange>
          </w:tcPr>
          <w:p w14:paraId="4373470D" w14:textId="77777777" w:rsidR="0095615A" w:rsidRDefault="0095615A" w:rsidP="0095615A">
            <w:pPr>
              <w:jc w:val="center"/>
              <w:rPr>
                <w:ins w:id="147" w:author="Mathieu Lucas" w:date="2024-05-06T14:37:00Z" w16du:dateUtc="2024-05-06T12:37:00Z"/>
              </w:rPr>
            </w:pPr>
            <w:ins w:id="148" w:author="Mathieu Lucas" w:date="2024-05-06T14:37:00Z" w16du:dateUtc="2024-05-06T12:37:00Z">
              <w:r>
                <w:t>Fixed</w:t>
              </w:r>
            </w:ins>
          </w:p>
        </w:tc>
      </w:tr>
      <w:tr w:rsidR="0095615A" w14:paraId="67C4073A" w14:textId="77777777" w:rsidTr="0095615A">
        <w:trPr>
          <w:trHeight w:val="397"/>
          <w:jc w:val="center"/>
          <w:ins w:id="149" w:author="Mathieu Lucas" w:date="2024-05-06T14:37:00Z"/>
          <w:trPrChange w:id="150" w:author="Mathieu Lucas" w:date="2024-05-06T14:38:00Z" w16du:dateUtc="2024-05-06T12:38:00Z">
            <w:trPr>
              <w:jc w:val="center"/>
            </w:trPr>
          </w:trPrChange>
        </w:trPr>
        <w:tc>
          <w:tcPr>
            <w:tcW w:w="1529" w:type="dxa"/>
            <w:tcBorders>
              <w:top w:val="single" w:sz="4" w:space="0" w:color="auto"/>
              <w:left w:val="single" w:sz="4" w:space="0" w:color="auto"/>
              <w:bottom w:val="single" w:sz="4" w:space="0" w:color="auto"/>
              <w:right w:val="single" w:sz="4" w:space="0" w:color="auto"/>
            </w:tcBorders>
            <w:shd w:val="clear" w:color="auto" w:fill="ABD9E9"/>
            <w:vAlign w:val="center"/>
            <w:hideMark/>
            <w:tcPrChange w:id="151" w:author="Mathieu Lucas" w:date="2024-05-06T14:38:00Z" w16du:dateUtc="2024-05-06T12:38:00Z">
              <w:tcPr>
                <w:tcW w:w="1529" w:type="dxa"/>
                <w:tcBorders>
                  <w:top w:val="single" w:sz="4" w:space="0" w:color="auto"/>
                  <w:left w:val="single" w:sz="4" w:space="0" w:color="auto"/>
                  <w:bottom w:val="single" w:sz="4" w:space="0" w:color="auto"/>
                  <w:right w:val="single" w:sz="4" w:space="0" w:color="auto"/>
                </w:tcBorders>
                <w:shd w:val="clear" w:color="auto" w:fill="ABD9E9"/>
                <w:hideMark/>
              </w:tcPr>
            </w:tcPrChange>
          </w:tcPr>
          <w:p w14:paraId="2B14685C" w14:textId="77777777" w:rsidR="0095615A" w:rsidRDefault="0095615A" w:rsidP="0095615A">
            <w:pPr>
              <w:rPr>
                <w:ins w:id="152" w:author="Mathieu Lucas" w:date="2024-05-06T14:37:00Z" w16du:dateUtc="2024-05-06T12:37:00Z"/>
              </w:rPr>
            </w:pPr>
            <w:ins w:id="153" w:author="Mathieu Lucas" w:date="2024-05-06T14:37:00Z" w16du:dateUtc="2024-05-06T12:37:00Z">
              <w:r>
                <w:t>Model C</w:t>
              </w:r>
            </w:ins>
          </w:p>
        </w:tc>
        <w:tc>
          <w:tcPr>
            <w:tcW w:w="1367" w:type="dxa"/>
            <w:tcBorders>
              <w:top w:val="single" w:sz="4" w:space="0" w:color="auto"/>
              <w:left w:val="single" w:sz="4" w:space="0" w:color="auto"/>
              <w:bottom w:val="single" w:sz="4" w:space="0" w:color="auto"/>
              <w:right w:val="single" w:sz="4" w:space="0" w:color="auto"/>
            </w:tcBorders>
            <w:vAlign w:val="center"/>
            <w:hideMark/>
            <w:tcPrChange w:id="154" w:author="Mathieu Lucas" w:date="2024-05-06T14:38:00Z" w16du:dateUtc="2024-05-06T12:38:00Z">
              <w:tcPr>
                <w:tcW w:w="1367" w:type="dxa"/>
                <w:tcBorders>
                  <w:top w:val="single" w:sz="4" w:space="0" w:color="auto"/>
                  <w:left w:val="single" w:sz="4" w:space="0" w:color="auto"/>
                  <w:bottom w:val="single" w:sz="4" w:space="0" w:color="auto"/>
                  <w:right w:val="single" w:sz="4" w:space="0" w:color="auto"/>
                </w:tcBorders>
                <w:hideMark/>
              </w:tcPr>
            </w:tcPrChange>
          </w:tcPr>
          <w:p w14:paraId="48F4492B" w14:textId="77777777" w:rsidR="0095615A" w:rsidRDefault="0095615A" w:rsidP="0095615A">
            <w:pPr>
              <w:jc w:val="center"/>
              <w:rPr>
                <w:ins w:id="155" w:author="Mathieu Lucas" w:date="2024-05-06T14:37:00Z" w16du:dateUtc="2024-05-06T12:37:00Z"/>
              </w:rPr>
            </w:pPr>
            <w:ins w:id="156" w:author="Mathieu Lucas" w:date="2024-05-06T14:37:00Z" w16du:dateUtc="2024-05-06T12:37:00Z">
              <w:r>
                <w:t>Fixed</w:t>
              </w:r>
            </w:ins>
          </w:p>
        </w:tc>
        <w:tc>
          <w:tcPr>
            <w:tcW w:w="1777" w:type="dxa"/>
            <w:tcBorders>
              <w:top w:val="single" w:sz="4" w:space="0" w:color="auto"/>
              <w:left w:val="single" w:sz="4" w:space="0" w:color="auto"/>
              <w:bottom w:val="single" w:sz="4" w:space="0" w:color="auto"/>
              <w:right w:val="single" w:sz="4" w:space="0" w:color="auto"/>
            </w:tcBorders>
            <w:vAlign w:val="center"/>
            <w:hideMark/>
            <w:tcPrChange w:id="157" w:author="Mathieu Lucas" w:date="2024-05-06T14:38:00Z" w16du:dateUtc="2024-05-06T12:38:00Z">
              <w:tcPr>
                <w:tcW w:w="1777" w:type="dxa"/>
                <w:tcBorders>
                  <w:top w:val="single" w:sz="4" w:space="0" w:color="auto"/>
                  <w:left w:val="single" w:sz="4" w:space="0" w:color="auto"/>
                  <w:bottom w:val="single" w:sz="4" w:space="0" w:color="auto"/>
                  <w:right w:val="single" w:sz="4" w:space="0" w:color="auto"/>
                </w:tcBorders>
                <w:hideMark/>
              </w:tcPr>
            </w:tcPrChange>
          </w:tcPr>
          <w:p w14:paraId="5EA7D5DA" w14:textId="77777777" w:rsidR="0095615A" w:rsidRDefault="0095615A" w:rsidP="0095615A">
            <w:pPr>
              <w:jc w:val="center"/>
              <w:rPr>
                <w:ins w:id="158" w:author="Mathieu Lucas" w:date="2024-05-06T14:37:00Z" w16du:dateUtc="2024-05-06T12:37:00Z"/>
              </w:rPr>
            </w:pPr>
            <w:ins w:id="159" w:author="Mathieu Lucas" w:date="2024-05-06T14:37:00Z" w16du:dateUtc="2024-05-06T12:37:00Z">
              <w:r>
                <w:t>Uncertain</w:t>
              </w:r>
            </w:ins>
          </w:p>
        </w:tc>
      </w:tr>
      <w:tr w:rsidR="0095615A" w14:paraId="3EC56B83" w14:textId="77777777" w:rsidTr="0095615A">
        <w:trPr>
          <w:trHeight w:val="397"/>
          <w:jc w:val="center"/>
          <w:ins w:id="160" w:author="Mathieu Lucas" w:date="2024-05-06T14:37:00Z"/>
          <w:trPrChange w:id="161" w:author="Mathieu Lucas" w:date="2024-05-06T14:38:00Z" w16du:dateUtc="2024-05-06T12:38:00Z">
            <w:trPr>
              <w:jc w:val="center"/>
            </w:trPr>
          </w:trPrChange>
        </w:trPr>
        <w:tc>
          <w:tcPr>
            <w:tcW w:w="1529" w:type="dxa"/>
            <w:tcBorders>
              <w:top w:val="single" w:sz="4" w:space="0" w:color="auto"/>
              <w:left w:val="single" w:sz="4" w:space="0" w:color="auto"/>
              <w:bottom w:val="single" w:sz="4" w:space="0" w:color="auto"/>
              <w:right w:val="single" w:sz="4" w:space="0" w:color="auto"/>
            </w:tcBorders>
            <w:shd w:val="clear" w:color="auto" w:fill="4575B4"/>
            <w:vAlign w:val="center"/>
            <w:hideMark/>
            <w:tcPrChange w:id="162" w:author="Mathieu Lucas" w:date="2024-05-06T14:38:00Z" w16du:dateUtc="2024-05-06T12:38:00Z">
              <w:tcPr>
                <w:tcW w:w="1529" w:type="dxa"/>
                <w:tcBorders>
                  <w:top w:val="single" w:sz="4" w:space="0" w:color="auto"/>
                  <w:left w:val="single" w:sz="4" w:space="0" w:color="auto"/>
                  <w:bottom w:val="single" w:sz="4" w:space="0" w:color="auto"/>
                  <w:right w:val="single" w:sz="4" w:space="0" w:color="auto"/>
                </w:tcBorders>
                <w:shd w:val="clear" w:color="auto" w:fill="4575B4"/>
                <w:hideMark/>
              </w:tcPr>
            </w:tcPrChange>
          </w:tcPr>
          <w:p w14:paraId="66561FA6" w14:textId="77777777" w:rsidR="0095615A" w:rsidRDefault="0095615A" w:rsidP="0095615A">
            <w:pPr>
              <w:rPr>
                <w:ins w:id="163" w:author="Mathieu Lucas" w:date="2024-05-06T14:37:00Z" w16du:dateUtc="2024-05-06T12:37:00Z"/>
              </w:rPr>
            </w:pPr>
            <w:ins w:id="164" w:author="Mathieu Lucas" w:date="2024-05-06T14:37:00Z" w16du:dateUtc="2024-05-06T12:37:00Z">
              <w:r>
                <w:t>Model D</w:t>
              </w:r>
            </w:ins>
          </w:p>
        </w:tc>
        <w:tc>
          <w:tcPr>
            <w:tcW w:w="1367" w:type="dxa"/>
            <w:tcBorders>
              <w:top w:val="single" w:sz="4" w:space="0" w:color="auto"/>
              <w:left w:val="single" w:sz="4" w:space="0" w:color="auto"/>
              <w:bottom w:val="single" w:sz="4" w:space="0" w:color="auto"/>
              <w:right w:val="single" w:sz="4" w:space="0" w:color="auto"/>
            </w:tcBorders>
            <w:vAlign w:val="center"/>
            <w:hideMark/>
            <w:tcPrChange w:id="165" w:author="Mathieu Lucas" w:date="2024-05-06T14:38:00Z" w16du:dateUtc="2024-05-06T12:38:00Z">
              <w:tcPr>
                <w:tcW w:w="1367" w:type="dxa"/>
                <w:tcBorders>
                  <w:top w:val="single" w:sz="4" w:space="0" w:color="auto"/>
                  <w:left w:val="single" w:sz="4" w:space="0" w:color="auto"/>
                  <w:bottom w:val="single" w:sz="4" w:space="0" w:color="auto"/>
                  <w:right w:val="single" w:sz="4" w:space="0" w:color="auto"/>
                </w:tcBorders>
                <w:hideMark/>
              </w:tcPr>
            </w:tcPrChange>
          </w:tcPr>
          <w:p w14:paraId="11090C82" w14:textId="77777777" w:rsidR="0095615A" w:rsidRDefault="0095615A" w:rsidP="0095615A">
            <w:pPr>
              <w:jc w:val="center"/>
              <w:rPr>
                <w:ins w:id="166" w:author="Mathieu Lucas" w:date="2024-05-06T14:37:00Z" w16du:dateUtc="2024-05-06T12:37:00Z"/>
              </w:rPr>
            </w:pPr>
            <w:ins w:id="167" w:author="Mathieu Lucas" w:date="2024-05-06T14:37:00Z" w16du:dateUtc="2024-05-06T12:37:00Z">
              <w:r>
                <w:t>Uncertain</w:t>
              </w:r>
            </w:ins>
          </w:p>
        </w:tc>
        <w:tc>
          <w:tcPr>
            <w:tcW w:w="1777" w:type="dxa"/>
            <w:tcBorders>
              <w:top w:val="single" w:sz="4" w:space="0" w:color="auto"/>
              <w:left w:val="single" w:sz="4" w:space="0" w:color="auto"/>
              <w:bottom w:val="single" w:sz="4" w:space="0" w:color="auto"/>
              <w:right w:val="single" w:sz="4" w:space="0" w:color="auto"/>
            </w:tcBorders>
            <w:vAlign w:val="center"/>
            <w:hideMark/>
            <w:tcPrChange w:id="168" w:author="Mathieu Lucas" w:date="2024-05-06T14:38:00Z" w16du:dateUtc="2024-05-06T12:38:00Z">
              <w:tcPr>
                <w:tcW w:w="1777" w:type="dxa"/>
                <w:tcBorders>
                  <w:top w:val="single" w:sz="4" w:space="0" w:color="auto"/>
                  <w:left w:val="single" w:sz="4" w:space="0" w:color="auto"/>
                  <w:bottom w:val="single" w:sz="4" w:space="0" w:color="auto"/>
                  <w:right w:val="single" w:sz="4" w:space="0" w:color="auto"/>
                </w:tcBorders>
                <w:hideMark/>
              </w:tcPr>
            </w:tcPrChange>
          </w:tcPr>
          <w:p w14:paraId="23318B9B" w14:textId="77777777" w:rsidR="0095615A" w:rsidRDefault="0095615A" w:rsidP="0095615A">
            <w:pPr>
              <w:jc w:val="center"/>
              <w:rPr>
                <w:ins w:id="169" w:author="Mathieu Lucas" w:date="2024-05-06T14:37:00Z" w16du:dateUtc="2024-05-06T12:37:00Z"/>
              </w:rPr>
            </w:pPr>
            <w:ins w:id="170" w:author="Mathieu Lucas" w:date="2024-05-06T14:37:00Z" w16du:dateUtc="2024-05-06T12:37:00Z">
              <w:r>
                <w:t>Uncertain</w:t>
              </w:r>
            </w:ins>
          </w:p>
        </w:tc>
        <w:bookmarkEnd w:id="97"/>
      </w:tr>
      <w:bookmarkEnd w:id="98"/>
    </w:tbl>
    <w:p w14:paraId="21C0ABD9" w14:textId="23AB5E14" w:rsidR="00D3148A" w:rsidRPr="00FC3C81" w:rsidRDefault="00D3148A" w:rsidP="002A25C3">
      <w:pPr>
        <w:pStyle w:val="Lgende"/>
        <w:keepNext/>
        <w:jc w:val="center"/>
      </w:pPr>
    </w:p>
    <w:p w14:paraId="1B067FF8" w14:textId="01CD429C" w:rsidR="00AF2AD0" w:rsidRPr="00FC3C81" w:rsidRDefault="00EF1A2B" w:rsidP="00AF2AD0">
      <w:pPr>
        <w:pStyle w:val="Titre2"/>
        <w:rPr>
          <w:lang w:val="en-GB"/>
          <w:rPrChange w:id="171" w:author="Mathieu Lucas" w:date="2024-04-30T10:48:00Z" w16du:dateUtc="2024-04-30T08:48:00Z">
            <w:rPr/>
          </w:rPrChange>
        </w:rPr>
      </w:pPr>
      <w:r w:rsidRPr="00FC3C81">
        <w:rPr>
          <w:lang w:val="en-GB"/>
          <w:rPrChange w:id="172" w:author="Mathieu Lucas" w:date="2024-04-30T10:48:00Z" w16du:dateUtc="2024-04-30T08:48:00Z">
            <w:rPr/>
          </w:rPrChange>
        </w:rPr>
        <w:t xml:space="preserve">Model A: </w:t>
      </w:r>
      <w:r w:rsidR="00666380" w:rsidRPr="00FC3C81">
        <w:rPr>
          <w:lang w:val="en-GB"/>
          <w:rPrChange w:id="173" w:author="Mathieu Lucas" w:date="2024-04-30T10:48:00Z" w16du:dateUtc="2024-04-30T08:48:00Z">
            <w:rPr/>
          </w:rPrChange>
        </w:rPr>
        <w:t>Binomial</w:t>
      </w:r>
      <w:r w:rsidRPr="00FC3C81">
        <w:rPr>
          <w:lang w:val="en-GB"/>
          <w:rPrChange w:id="174" w:author="Mathieu Lucas" w:date="2024-04-30T10:48:00Z" w16du:dateUtc="2024-04-30T08:48:00Z">
            <w:rPr/>
          </w:rPrChange>
        </w:rPr>
        <w:t xml:space="preserve"> model for historical floods and propagation of systematic discharges uncertainties</w:t>
      </w:r>
    </w:p>
    <w:p w14:paraId="6D60F616" w14:textId="3770D791" w:rsidR="00EA7F68" w:rsidRPr="00FC3C81" w:rsidRDefault="00BE455D">
      <w:pPr>
        <w:pStyle w:val="Style1"/>
      </w:pPr>
      <w:r w:rsidRPr="00FC3C81">
        <w:t>In equation (3), the uncertainty in the AMAX discharge</w:t>
      </w:r>
      <w:ins w:id="175" w:author="Mathieu Lucas" w:date="2024-04-30T13:10:00Z" w16du:dateUtc="2024-04-30T11:10:00Z">
        <w:r w:rsidR="0088568B">
          <w:t>s</w:t>
        </w:r>
      </w:ins>
      <w:r w:rsidRPr="00FC3C81">
        <w:t xml:space="preserve"> for the systematic period is assumed to</w:t>
      </w:r>
      <w:r w:rsidR="001C3D09" w:rsidRPr="00FC3C81">
        <w:t xml:space="preserve"> </w:t>
      </w:r>
      <w:r w:rsidRPr="00FC3C81">
        <w:t>be negligible. As this uncertainty can reach 30% at Beaucaire during the XIX</w:t>
      </w:r>
      <w:r w:rsidRPr="00FC3C81">
        <w:rPr>
          <w:vertAlign w:val="superscript"/>
          <w:rPrChange w:id="176" w:author="Mathieu Lucas" w:date="2024-04-30T10:50:00Z" w16du:dateUtc="2024-04-30T08:50:00Z">
            <w:rPr/>
          </w:rPrChange>
        </w:rPr>
        <w:t>th</w:t>
      </w:r>
      <w:r w:rsidRPr="00FC3C81">
        <w:t xml:space="preserve"> century (see following section 3</w:t>
      </w:r>
      <w:r w:rsidR="00666380" w:rsidRPr="00FC3C81">
        <w:t>.1</w:t>
      </w:r>
      <w:r w:rsidRPr="00FC3C81">
        <w:t xml:space="preserve">), it seems necessary to consider it. We use the propagation procedure accounting for both stage and rating curve uncertainties described by Lucas </w:t>
      </w:r>
      <w:r w:rsidRPr="00FC3C81">
        <w:rPr>
          <w:i/>
        </w:rPr>
        <w:t>et al.</w:t>
      </w:r>
      <w:r w:rsidRPr="00FC3C81">
        <w:t xml:space="preserve"> </w:t>
      </w:r>
      <w:r w:rsidR="00666380" w:rsidRPr="00FC3C81">
        <w:t>(</w:t>
      </w:r>
      <w:r w:rsidRPr="00FC3C81">
        <w:t>2023</w:t>
      </w:r>
      <w:r w:rsidR="00666380" w:rsidRPr="00FC3C81">
        <w:t>)</w:t>
      </w:r>
      <w:r w:rsidRPr="00FC3C81">
        <w:t xml:space="preserve">, that leads to </w:t>
      </w:r>
      <w:r w:rsidRPr="00FC3C81">
        <w:rPr>
          <w:i/>
        </w:rPr>
        <w:t>s</w:t>
      </w:r>
      <w:r w:rsidRPr="00FC3C81">
        <w:t xml:space="preserve"> = 500 realisations of AMAX discharges: </w:t>
      </w:r>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t</m:t>
                        </m:r>
                      </m:sub>
                    </m:sSub>
                  </m:e>
                  <m:sup>
                    <m:d>
                      <m:dPr>
                        <m:ctrlPr>
                          <w:rPr>
                            <w:rFonts w:ascii="Cambria Math" w:hAnsi="Cambria Math"/>
                          </w:rPr>
                        </m:ctrlPr>
                      </m:dPr>
                      <m:e>
                        <m:r>
                          <w:rPr>
                            <w:rFonts w:ascii="Cambria Math" w:hAnsi="Cambria Math"/>
                          </w:rPr>
                          <m:t>i</m:t>
                        </m:r>
                      </m:e>
                    </m:d>
                  </m:sup>
                </m:sSup>
              </m:e>
            </m:d>
          </m:e>
          <m:sub>
            <m:r>
              <w:rPr>
                <w:rFonts w:ascii="Cambria Math" w:hAnsi="Cambria Math"/>
              </w:rPr>
              <m:t>t=1,j;i=1,s</m:t>
            </m:r>
          </m:sub>
        </m:sSub>
      </m:oMath>
      <w:r w:rsidRPr="00FC3C81">
        <w:t xml:space="preserve">. Each realization can be used to compute a posterior distribution with equation (4), and each posterior distribution can be explored with the MCMC sampler. This leads to a total of </w:t>
      </w:r>
      <w:r w:rsidRPr="00FC3C81">
        <w:rPr>
          <w:i/>
        </w:rPr>
        <w:t>r</w:t>
      </w:r>
      <w:r w:rsidRPr="00FC3C81">
        <w:t xml:space="preserve"> × </w:t>
      </w:r>
      <w:r w:rsidRPr="00FC3C81">
        <w:rPr>
          <w:i/>
        </w:rPr>
        <w:t>s</w:t>
      </w:r>
      <w:r w:rsidRPr="00FC3C81">
        <w:t xml:space="preserve"> parameter vectors </w:t>
      </w:r>
      <m:oMath>
        <m:sSub>
          <m:sSubPr>
            <m:ctrlPr>
              <w:rPr>
                <w:rFonts w:ascii="Cambria Math" w:hAnsi="Cambria Math"/>
              </w:rPr>
            </m:ctrlPr>
          </m:sSubPr>
          <m:e>
            <m:d>
              <m:dPr>
                <m:ctrlPr>
                  <w:rPr>
                    <w:rFonts w:ascii="Cambria Math" w:hAnsi="Cambria Math"/>
                  </w:rPr>
                </m:ctrlPr>
              </m:dPr>
              <m:e>
                <m:sSubSup>
                  <m:sSubSupPr>
                    <m:ctrlPr>
                      <w:rPr>
                        <w:rFonts w:ascii="Cambria Math" w:hAnsi="Cambria Math"/>
                      </w:rPr>
                    </m:ctrlPr>
                  </m:sSubSupPr>
                  <m:e>
                    <m:r>
                      <m:rPr>
                        <m:sty m:val="bi"/>
                      </m:rPr>
                      <w:rPr>
                        <w:rFonts w:ascii="Cambria Math" w:hAnsi="Cambria Math"/>
                      </w:rPr>
                      <m:t>θ</m:t>
                    </m:r>
                  </m:e>
                  <m:sub>
                    <m:r>
                      <w:rPr>
                        <w:rFonts w:ascii="Cambria Math" w:hAnsi="Cambria Math"/>
                      </w:rPr>
                      <m:t>p</m:t>
                    </m:r>
                  </m:sub>
                  <m:sup>
                    <m:d>
                      <m:dPr>
                        <m:ctrlPr>
                          <w:rPr>
                            <w:rFonts w:ascii="Cambria Math" w:hAnsi="Cambria Math"/>
                          </w:rPr>
                        </m:ctrlPr>
                      </m:dPr>
                      <m:e>
                        <m:r>
                          <w:rPr>
                            <w:rFonts w:ascii="Cambria Math" w:hAnsi="Cambria Math"/>
                          </w:rPr>
                          <m:t>i</m:t>
                        </m:r>
                      </m:e>
                    </m:d>
                  </m:sup>
                </m:sSubSup>
              </m:e>
            </m:d>
          </m:e>
          <m:sub>
            <m:r>
              <w:rPr>
                <w:rFonts w:ascii="Cambria Math" w:hAnsi="Cambria Math"/>
              </w:rPr>
              <m:t>p=1,r;i=1,s</m:t>
            </m:r>
          </m:sub>
        </m:sSub>
      </m:oMath>
      <w:r w:rsidRPr="00FC3C81">
        <w:t xml:space="preserve"> representing the combined effect of sampling uncertainty and hydrometric uncertainty for systematic data. The </w:t>
      </w:r>
      <w:r w:rsidRPr="00FC3C81">
        <w:rPr>
          <w:i/>
          <w:iCs/>
        </w:rPr>
        <w:t>maxpost</w:t>
      </w:r>
      <w:r w:rsidRPr="00FC3C81">
        <w:t xml:space="preserve"> parameter vector is calculated using the </w:t>
      </w:r>
      <w:r w:rsidRPr="00FC3C81">
        <w:rPr>
          <w:i/>
        </w:rPr>
        <w:t>maxpost</w:t>
      </w:r>
      <w:r w:rsidRPr="00FC3C81">
        <w:t xml:space="preserve"> sample of AMAX discharges. The model described above will be referred to as </w:t>
      </w:r>
      <w:r w:rsidRPr="00FC3C81">
        <w:rPr>
          <w:i/>
        </w:rPr>
        <w:t>model A</w:t>
      </w:r>
      <w:r w:rsidRPr="00FC3C81">
        <w:t>. The propagation of hydrometric uncertainties from the systematic period described here will be carried out identically for all models defined in the following sections.</w:t>
      </w:r>
    </w:p>
    <w:p w14:paraId="3BCDABC5" w14:textId="299BD4AF" w:rsidR="00EA7F68" w:rsidRPr="00FC3C81" w:rsidRDefault="00BE455D" w:rsidP="00AF2AD0">
      <w:pPr>
        <w:pStyle w:val="Titre2"/>
        <w:rPr>
          <w:lang w:val="en-GB"/>
          <w:rPrChange w:id="177" w:author="Mathieu Lucas" w:date="2024-04-30T10:48:00Z" w16du:dateUtc="2024-04-30T08:48:00Z">
            <w:rPr/>
          </w:rPrChange>
        </w:rPr>
      </w:pPr>
      <w:r w:rsidRPr="00FC3C81">
        <w:rPr>
          <w:lang w:val="en-GB"/>
          <w:rPrChange w:id="178" w:author="Mathieu Lucas" w:date="2024-04-30T10:48:00Z" w16du:dateUtc="2024-04-30T08:48:00Z">
            <w:rPr/>
          </w:rPrChange>
        </w:rPr>
        <w:t xml:space="preserve">Model B: </w:t>
      </w:r>
      <w:r w:rsidR="00666380" w:rsidRPr="00FC3C81">
        <w:rPr>
          <w:lang w:val="en-GB"/>
          <w:rPrChange w:id="179" w:author="Mathieu Lucas" w:date="2024-04-30T10:48:00Z" w16du:dateUtc="2024-04-30T08:48:00Z">
            <w:rPr/>
          </w:rPrChange>
        </w:rPr>
        <w:t>Binomial</w:t>
      </w:r>
      <w:r w:rsidRPr="00FC3C81">
        <w:rPr>
          <w:lang w:val="en-GB"/>
          <w:rPrChange w:id="180" w:author="Mathieu Lucas" w:date="2024-04-30T10:48:00Z" w16du:dateUtc="2024-04-30T08:48:00Z">
            <w:rPr/>
          </w:rPrChange>
        </w:rPr>
        <w:t xml:space="preserve"> model for historical floods, accounting for perception threshold uncertainty</w:t>
      </w:r>
    </w:p>
    <w:p w14:paraId="5C436F1E" w14:textId="53DFA9D3" w:rsidR="00EA7F68" w:rsidRPr="00FC3C81" w:rsidRDefault="00BE455D">
      <w:pPr>
        <w:pStyle w:val="Style1"/>
        <w:tabs>
          <w:tab w:val="left" w:pos="567"/>
          <w:tab w:val="right" w:pos="9072"/>
        </w:tabs>
      </w:pPr>
      <w:r w:rsidRPr="00FC3C81">
        <w:t xml:space="preserve">A single perception threshold </w:t>
      </w:r>
      <w:r w:rsidRPr="00FC3C81">
        <w:rPr>
          <w:i/>
          <w:iCs/>
        </w:rPr>
        <w:t>S</w:t>
      </w:r>
      <w:r w:rsidRPr="00FC3C81">
        <w:t xml:space="preserve"> for the entire sample is considered here. In order to take into account the imperfect knowledge of </w:t>
      </w:r>
      <w:r w:rsidRPr="00FC3C81">
        <w:rPr>
          <w:i/>
          <w:iCs/>
        </w:rPr>
        <w:t>S</w:t>
      </w:r>
      <w:r w:rsidRPr="00FC3C81">
        <w:t xml:space="preserve">, it is possible to consider it as an unknown parameter of the model, and to represent this imperfect knowledge through a prior distribution. In the previous section, the perception threshold was already part of the model, but its value was assumed to be known, which is no longer the case here. Therefore, the </w:t>
      </w:r>
      <w:del w:id="181" w:author="Mathieu Lucas" w:date="2024-04-30T10:51:00Z" w16du:dateUtc="2024-04-30T08:51:00Z">
        <w:r w:rsidRPr="00FC3C81" w:rsidDel="00FC3C81">
          <w:delText>left hand</w:delText>
        </w:r>
      </w:del>
      <w:ins w:id="182" w:author="Mathieu Lucas" w:date="2024-04-30T10:51:00Z" w16du:dateUtc="2024-04-30T08:51:00Z">
        <w:r w:rsidR="00FC3C81" w:rsidRPr="00FC3C81">
          <w:t>left-hand</w:t>
        </w:r>
      </w:ins>
      <w:r w:rsidRPr="00FC3C81">
        <w:t xml:space="preserve"> side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m:t>
            </m:r>
            <m:r>
              <m:rPr>
                <m:sty m:val="bi"/>
              </m:rPr>
              <w:rPr>
                <w:rFonts w:ascii="Cambria Math" w:hAnsi="Cambria Math"/>
              </w:rPr>
              <m:t>q</m:t>
            </m:r>
            <m:r>
              <w:rPr>
                <w:rFonts w:ascii="Cambria Math" w:hAnsi="Cambria Math"/>
              </w:rPr>
              <m:t>,k</m:t>
            </m:r>
          </m:e>
        </m:d>
      </m:oMath>
      <w:r w:rsidRPr="00FC3C81">
        <w:t xml:space="preserve"> instead of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oMath>
      <w:r w:rsidRPr="00FC3C81">
        <w:t xml:space="preserve">, while its </w:t>
      </w:r>
      <w:del w:id="183" w:author="Mathieu Lucas" w:date="2024-04-30T10:51:00Z" w16du:dateUtc="2024-04-30T08:51:00Z">
        <w:r w:rsidRPr="00FC3C81" w:rsidDel="00FC3C81">
          <w:delText>right hand</w:delText>
        </w:r>
      </w:del>
      <w:ins w:id="184" w:author="Mathieu Lucas" w:date="2024-04-30T10:51:00Z" w16du:dateUtc="2024-04-30T08:51:00Z">
        <w:r w:rsidR="00FC3C81" w:rsidRPr="00FC3C81">
          <w:t>right-hand</w:t>
        </w:r>
      </w:ins>
      <w:r w:rsidRPr="00FC3C81">
        <w:t xml:space="preserve"> side remains unchanged. The </w:t>
      </w:r>
      <w:r w:rsidRPr="00FC3C81">
        <w:rPr>
          <w:i/>
        </w:rPr>
        <w:t>posterior</w:t>
      </w:r>
      <w:r w:rsidRPr="00FC3C81">
        <w:t xml:space="preserve"> distribution of the parameters </w:t>
      </w:r>
      <w:r w:rsidRPr="00FC3C81">
        <w:rPr>
          <w:b/>
          <w:i/>
        </w:rPr>
        <w:t>θ</w:t>
      </w:r>
      <w:r w:rsidRPr="00FC3C81">
        <w:t xml:space="preserve"> and </w:t>
      </w:r>
      <w:r w:rsidRPr="00FC3C81">
        <w:rPr>
          <w:i/>
          <w:iCs/>
        </w:rPr>
        <w:t>S</w:t>
      </w:r>
      <w:r w:rsidRPr="00FC3C81">
        <w:t xml:space="preserve"> given the data is:</w:t>
      </w:r>
    </w:p>
    <w:p w14:paraId="220AC7D6" w14:textId="42ABEEFF"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m:t>
            </m:r>
          </m:e>
        </m:d>
      </m:oMath>
      <w:r w:rsidRPr="00FC3C81">
        <w:tab/>
        <w:t>(</w:t>
      </w:r>
      <w:r w:rsidRPr="00FC3C81">
        <w:fldChar w:fldCharType="begin"/>
      </w:r>
      <w:r w:rsidRPr="00FC3C81">
        <w:instrText>SEQ Équation \* ARABIC</w:instrText>
      </w:r>
      <w:r w:rsidRPr="00FC3C81">
        <w:fldChar w:fldCharType="separate"/>
      </w:r>
      <w:r w:rsidR="007A5054">
        <w:rPr>
          <w:noProof/>
        </w:rPr>
        <w:t>7</w:t>
      </w:r>
      <w:r w:rsidRPr="00FC3C81">
        <w:fldChar w:fldCharType="end"/>
      </w:r>
      <w:r w:rsidRPr="00FC3C81">
        <w:t>)</w:t>
      </w:r>
    </w:p>
    <w:p w14:paraId="12A132D6" w14:textId="4D9DA0C2" w:rsidR="00EA7F68" w:rsidRPr="00FC3C81" w:rsidRDefault="00BE455D">
      <w:pPr>
        <w:pStyle w:val="Style1"/>
      </w:pPr>
      <w:r w:rsidRPr="00FC3C81">
        <w:t xml:space="preserve">This posterior distribution takes into account the hydrometric uncertainty of the systematic period, the sampling uncertainty and the uncertainty of the perception threshold. This model will be referred to as </w:t>
      </w:r>
      <w:r w:rsidRPr="00FC3C81">
        <w:rPr>
          <w:i/>
        </w:rPr>
        <w:t>model B</w:t>
      </w:r>
      <w:r w:rsidRPr="00FC3C81">
        <w:t xml:space="preserve"> in the following sections. Note that it is necessary to specify a </w:t>
      </w:r>
      <w:r w:rsidR="00E41C0E" w:rsidRPr="00FC3C81">
        <w:t xml:space="preserve">prior </w:t>
      </w:r>
      <w:r w:rsidRPr="00FC3C81">
        <w:t xml:space="preserve">distribution for the perception threshold </w:t>
      </w:r>
      <w:r w:rsidRPr="00FC3C81">
        <w:rPr>
          <w:i/>
        </w:rPr>
        <w:t>S</w:t>
      </w:r>
      <w:r w:rsidRPr="00FC3C81">
        <w:t xml:space="preserve"> which reflects the knowledge on this parameter, which is highly case-specific and can range from very imprecise to nearly-known.</w:t>
      </w:r>
    </w:p>
    <w:p w14:paraId="4D280A44" w14:textId="07F22A22" w:rsidR="00EA7F68" w:rsidRPr="00FC3C81" w:rsidRDefault="00BE455D" w:rsidP="00AF2AD0">
      <w:pPr>
        <w:pStyle w:val="Titre2"/>
        <w:rPr>
          <w:lang w:val="en-GB"/>
          <w:rPrChange w:id="185" w:author="Mathieu Lucas" w:date="2024-04-30T10:48:00Z" w16du:dateUtc="2024-04-30T08:48:00Z">
            <w:rPr/>
          </w:rPrChange>
        </w:rPr>
      </w:pPr>
      <w:r w:rsidRPr="00FC3C81">
        <w:rPr>
          <w:lang w:val="en-GB"/>
          <w:rPrChange w:id="186" w:author="Mathieu Lucas" w:date="2024-04-30T10:48:00Z" w16du:dateUtc="2024-04-30T08:48:00Z">
            <w:rPr/>
          </w:rPrChange>
        </w:rPr>
        <w:lastRenderedPageBreak/>
        <w:t xml:space="preserve">Model C: </w:t>
      </w:r>
      <w:r w:rsidR="00666380" w:rsidRPr="00FC3C81">
        <w:rPr>
          <w:lang w:val="en-GB"/>
          <w:rPrChange w:id="187" w:author="Mathieu Lucas" w:date="2024-04-30T10:48:00Z" w16du:dateUtc="2024-04-30T08:48:00Z">
            <w:rPr/>
          </w:rPrChange>
        </w:rPr>
        <w:t>Binomial</w:t>
      </w:r>
      <w:r w:rsidRPr="00FC3C81">
        <w:rPr>
          <w:lang w:val="en-GB"/>
          <w:rPrChange w:id="188" w:author="Mathieu Lucas" w:date="2024-04-30T10:48:00Z" w16du:dateUtc="2024-04-30T08:48:00Z">
            <w:rPr/>
          </w:rPrChange>
        </w:rPr>
        <w:t xml:space="preserve"> model for historical floods, accounting for the uncertainty of the historical period </w:t>
      </w:r>
      <w:r w:rsidR="000772EB" w:rsidRPr="00FC3C81">
        <w:rPr>
          <w:lang w:val="en-GB"/>
          <w:rPrChange w:id="189" w:author="Mathieu Lucas" w:date="2024-04-30T10:48:00Z" w16du:dateUtc="2024-04-30T08:48:00Z">
            <w:rPr/>
          </w:rPrChange>
        </w:rPr>
        <w:t>length</w:t>
      </w:r>
    </w:p>
    <w:p w14:paraId="141EBA55" w14:textId="2A4F341A" w:rsidR="00EA7F68" w:rsidRPr="00FC3C81" w:rsidRDefault="00BE455D">
      <w:pPr>
        <w:pStyle w:val="Style1"/>
        <w:tabs>
          <w:tab w:val="left" w:pos="567"/>
          <w:tab w:val="right" w:pos="9072"/>
        </w:tabs>
      </w:pPr>
      <w:r w:rsidRPr="00FC3C81">
        <w:t xml:space="preserve">The uncertainty in the number </w:t>
      </w:r>
      <w:r w:rsidRPr="00FC3C81">
        <w:rPr>
          <w:i/>
        </w:rPr>
        <w:t>n</w:t>
      </w:r>
      <w:r w:rsidRPr="00FC3C81">
        <w:t xml:space="preserve"> of years constituting the historical period can be treated in the same way as described in the previous section for the threshold </w:t>
      </w:r>
      <w:r w:rsidRPr="00FC3C81">
        <w:rPr>
          <w:i/>
        </w:rPr>
        <w:t>S</w:t>
      </w:r>
      <w:r w:rsidRPr="00FC3C81">
        <w:t xml:space="preserve">. Generally, the ending date of the historical period is perfectly known, as it also corresponds to the start of the systematic recordings. </w:t>
      </w:r>
      <w:del w:id="190" w:author="Mathieu Lucas" w:date="2024-04-29T13:02:00Z" w16du:dateUtc="2024-04-29T11:02:00Z">
        <w:r w:rsidRPr="00FC3C81" w:rsidDel="00FB1474">
          <w:delText>On the other hand</w:delText>
        </w:r>
      </w:del>
      <w:ins w:id="191" w:author="Mathieu Lucas" w:date="2024-04-29T13:02:00Z" w16du:dateUtc="2024-04-29T11:02:00Z">
        <w:r w:rsidR="00FB1474" w:rsidRPr="00FC3C81">
          <w:t>However</w:t>
        </w:r>
      </w:ins>
      <w:r w:rsidRPr="00FC3C81">
        <w:t xml:space="preserve">, the starting date </w:t>
      </w:r>
      <w:r w:rsidRPr="00FC3C81">
        <w:rPr>
          <w:i/>
        </w:rPr>
        <w:t xml:space="preserve">t* </w:t>
      </w:r>
      <w:r w:rsidRPr="00FC3C81">
        <w:t xml:space="preserve">of the historical sample, from which all floods above the perception threshold are supposed to be recorded, is generally poorly known. The number </w:t>
      </w:r>
      <w:r w:rsidRPr="00FC3C81">
        <w:rPr>
          <w:i/>
        </w:rPr>
        <w:t>n</w:t>
      </w:r>
      <w:r w:rsidRPr="00FC3C81">
        <w:t xml:space="preserve"> of years constituting the historical period can hence be treated as an unknown parameter of the probabilistic model. </w:t>
      </w:r>
      <w:del w:id="192" w:author="Mathieu Lucas" w:date="2024-04-29T13:03:00Z" w16du:dateUtc="2024-04-29T11:03:00Z">
        <w:r w:rsidRPr="00FC3C81" w:rsidDel="00FB1474">
          <w:delText>On the other hand, t</w:delText>
        </w:r>
      </w:del>
      <w:ins w:id="193" w:author="Mathieu Lucas" w:date="2024-04-29T13:03:00Z" w16du:dateUtc="2024-04-29T11:03:00Z">
        <w:r w:rsidR="00FB1474" w:rsidRPr="00FC3C81">
          <w:t>T</w:t>
        </w:r>
      </w:ins>
      <w:r w:rsidRPr="00FC3C81">
        <w:t xml:space="preserve">he perception threshold </w:t>
      </w:r>
      <w:r w:rsidRPr="00FC3C81">
        <w:rPr>
          <w:i/>
        </w:rPr>
        <w:t>S</w:t>
      </w:r>
      <w:r w:rsidRPr="00FC3C81">
        <w:t xml:space="preserve"> is assumed to be perfectly known in this case. Therefore, the </w:t>
      </w:r>
      <w:del w:id="194" w:author="Mathieu Lucas" w:date="2024-04-29T13:03:00Z" w16du:dateUtc="2024-04-29T11:03:00Z">
        <w:r w:rsidRPr="00FC3C81" w:rsidDel="00FB1474">
          <w:delText>left hand</w:delText>
        </w:r>
      </w:del>
      <w:ins w:id="195" w:author="Mathieu Lucas" w:date="2024-04-29T13:03:00Z" w16du:dateUtc="2024-04-29T11:03:00Z">
        <w:r w:rsidR="00FB1474" w:rsidRPr="00FC3C81">
          <w:t>left-hand</w:t>
        </w:r>
      </w:ins>
      <w:r w:rsidRPr="00FC3C81">
        <w:t xml:space="preserve"> side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,n;</m:t>
            </m:r>
            <m:r>
              <m:rPr>
                <m:sty m:val="bi"/>
              </m:rPr>
              <w:rPr>
                <w:rFonts w:ascii="Cambria Math" w:hAnsi="Cambria Math"/>
              </w:rPr>
              <m:t>q</m:t>
            </m:r>
            <m:r>
              <w:rPr>
                <w:rFonts w:ascii="Cambria Math" w:hAnsi="Cambria Math"/>
              </w:rPr>
              <m:t>,k</m:t>
            </m:r>
          </m:e>
        </m:d>
      </m:oMath>
      <w:r w:rsidRPr="00FC3C81">
        <w:t xml:space="preserve">. The posterior distribution of the parameters </w:t>
      </w:r>
      <w:r w:rsidRPr="00FC3C81">
        <w:rPr>
          <w:b/>
          <w:i/>
        </w:rPr>
        <w:t>θ</w:t>
      </w:r>
      <w:r w:rsidRPr="00FC3C81">
        <w:t xml:space="preserve"> and </w:t>
      </w:r>
      <w:r w:rsidRPr="00FC3C81">
        <w:rPr>
          <w:i/>
          <w:iCs/>
        </w:rPr>
        <w:t>n</w:t>
      </w:r>
      <w:r w:rsidRPr="00FC3C81">
        <w:t xml:space="preserve"> given the data is:</w:t>
      </w:r>
    </w:p>
    <w:p w14:paraId="79DF0A5E" w14:textId="3C17C9E6"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,n</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,n;</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,n</m:t>
            </m:r>
          </m:e>
        </m:d>
      </m:oMath>
      <w:r w:rsidRPr="00FC3C81">
        <w:tab/>
        <w:t>(</w:t>
      </w:r>
      <w:r w:rsidRPr="00FC3C81">
        <w:fldChar w:fldCharType="begin"/>
      </w:r>
      <w:r w:rsidRPr="00FC3C81">
        <w:instrText>SEQ Équation \* ARABIC</w:instrText>
      </w:r>
      <w:r w:rsidRPr="00FC3C81">
        <w:fldChar w:fldCharType="separate"/>
      </w:r>
      <w:r w:rsidR="007A5054">
        <w:rPr>
          <w:noProof/>
        </w:rPr>
        <w:t>8</w:t>
      </w:r>
      <w:r w:rsidRPr="00FC3C81">
        <w:fldChar w:fldCharType="end"/>
      </w:r>
      <w:r w:rsidRPr="00FC3C81">
        <w:t>)</w:t>
      </w:r>
    </w:p>
    <w:p w14:paraId="7C9DC0E4" w14:textId="1CEE7485" w:rsidR="00EA7F68" w:rsidRPr="00FC3C81" w:rsidRDefault="00BE455D">
      <w:pPr>
        <w:pStyle w:val="Style1"/>
      </w:pPr>
      <w:r w:rsidRPr="00FC3C81">
        <w:t xml:space="preserve">As previously, a </w:t>
      </w:r>
      <w:r w:rsidR="00E41C0E" w:rsidRPr="00FC3C81">
        <w:t xml:space="preserve">prior </w:t>
      </w:r>
      <w:r w:rsidRPr="00FC3C81">
        <w:t xml:space="preserve">distribution reflecting the partial knowledge of the </w:t>
      </w:r>
      <w:r w:rsidR="000772EB" w:rsidRPr="00FC3C81">
        <w:t>length</w:t>
      </w:r>
      <w:r w:rsidRPr="00FC3C81">
        <w:t xml:space="preserve"> of the historical period has to be specified. The lack of knowledge of the </w:t>
      </w:r>
      <w:r w:rsidR="000772EB" w:rsidRPr="00FC3C81">
        <w:t>length</w:t>
      </w:r>
      <w:r w:rsidRPr="00FC3C81">
        <w:t xml:space="preserve"> of the historical period is therefore taken into account in the model and has an impact on the uncertainty of the results. This model will be referred to as </w:t>
      </w:r>
      <w:r w:rsidRPr="00FC3C81">
        <w:rPr>
          <w:i/>
        </w:rPr>
        <w:t>model C</w:t>
      </w:r>
      <w:r w:rsidRPr="00FC3C81">
        <w:t xml:space="preserve"> in the following sections. </w:t>
      </w:r>
    </w:p>
    <w:p w14:paraId="4AFDD7B3" w14:textId="1D7B0667" w:rsidR="00EA7F68" w:rsidRPr="00FC3C81" w:rsidRDefault="00BE455D" w:rsidP="00AF2AD0">
      <w:pPr>
        <w:pStyle w:val="Titre2"/>
        <w:rPr>
          <w:lang w:val="en-GB"/>
          <w:rPrChange w:id="196" w:author="Mathieu Lucas" w:date="2024-04-30T10:48:00Z" w16du:dateUtc="2024-04-30T08:48:00Z">
            <w:rPr/>
          </w:rPrChange>
        </w:rPr>
      </w:pPr>
      <w:r w:rsidRPr="00FC3C81">
        <w:rPr>
          <w:lang w:val="en-GB"/>
          <w:rPrChange w:id="197" w:author="Mathieu Lucas" w:date="2024-04-30T10:48:00Z" w16du:dateUtc="2024-04-30T08:48:00Z">
            <w:rPr/>
          </w:rPrChange>
        </w:rPr>
        <w:t xml:space="preserve">Model D: </w:t>
      </w:r>
      <w:r w:rsidR="00666380" w:rsidRPr="00FC3C81">
        <w:rPr>
          <w:lang w:val="en-GB"/>
          <w:rPrChange w:id="198" w:author="Mathieu Lucas" w:date="2024-04-30T10:48:00Z" w16du:dateUtc="2024-04-30T08:48:00Z">
            <w:rPr/>
          </w:rPrChange>
        </w:rPr>
        <w:t>Binomial</w:t>
      </w:r>
      <w:r w:rsidRPr="00FC3C81">
        <w:rPr>
          <w:lang w:val="en-GB"/>
          <w:rPrChange w:id="199" w:author="Mathieu Lucas" w:date="2024-04-30T10:48:00Z" w16du:dateUtc="2024-04-30T08:48:00Z">
            <w:rPr/>
          </w:rPrChange>
        </w:rPr>
        <w:t xml:space="preserve"> model for historical floods, accounting for both perception threshold and historical period </w:t>
      </w:r>
      <w:r w:rsidR="000772EB" w:rsidRPr="00FC3C81">
        <w:rPr>
          <w:lang w:val="en-GB"/>
          <w:rPrChange w:id="200" w:author="Mathieu Lucas" w:date="2024-04-30T10:48:00Z" w16du:dateUtc="2024-04-30T08:48:00Z">
            <w:rPr/>
          </w:rPrChange>
        </w:rPr>
        <w:t>length</w:t>
      </w:r>
      <w:r w:rsidRPr="00FC3C81">
        <w:rPr>
          <w:lang w:val="en-GB"/>
          <w:rPrChange w:id="201" w:author="Mathieu Lucas" w:date="2024-04-30T10:48:00Z" w16du:dateUtc="2024-04-30T08:48:00Z">
            <w:rPr/>
          </w:rPrChange>
        </w:rPr>
        <w:t xml:space="preserve"> uncertainties</w:t>
      </w:r>
    </w:p>
    <w:p w14:paraId="0748C506" w14:textId="165C3424" w:rsidR="00EA7F68" w:rsidRPr="00FC3C81" w:rsidRDefault="00BE455D">
      <w:pPr>
        <w:pStyle w:val="Style1"/>
        <w:tabs>
          <w:tab w:val="left" w:pos="567"/>
          <w:tab w:val="right" w:pos="9072"/>
        </w:tabs>
      </w:pPr>
      <w:r w:rsidRPr="00FC3C81">
        <w:t xml:space="preserve">Since the perception threshold </w:t>
      </w:r>
      <w:r w:rsidRPr="00FC3C81">
        <w:rPr>
          <w:i/>
        </w:rPr>
        <w:t>S</w:t>
      </w:r>
      <w:r w:rsidRPr="00FC3C81">
        <w:t xml:space="preserve"> and the number </w:t>
      </w:r>
      <w:r w:rsidRPr="00FC3C81">
        <w:rPr>
          <w:i/>
        </w:rPr>
        <w:t>n</w:t>
      </w:r>
      <w:r w:rsidRPr="00FC3C81">
        <w:t xml:space="preserve"> of years of the historical period are linked by definition (a perception threshold being valid over a given duration), we finally consider a model which represents the lack of knowledge about both parameters. The left part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,S;n;</m:t>
            </m:r>
            <m:r>
              <m:rPr>
                <m:sty m:val="bi"/>
              </m:rPr>
              <w:rPr>
                <w:rFonts w:ascii="Cambria Math" w:hAnsi="Cambria Math"/>
              </w:rPr>
              <m:t>q</m:t>
            </m:r>
            <m:r>
              <w:rPr>
                <w:rFonts w:ascii="Cambria Math" w:hAnsi="Cambria Math"/>
              </w:rPr>
              <m:t>,k</m:t>
            </m:r>
          </m:e>
        </m:d>
      </m:oMath>
      <w:r w:rsidRPr="00FC3C81">
        <w:t xml:space="preserve">. The posterior distribution of the parameters </w:t>
      </w:r>
      <w:r w:rsidRPr="00FC3C81">
        <w:rPr>
          <w:b/>
          <w:i/>
        </w:rPr>
        <w:t>θ</w:t>
      </w:r>
      <w:r w:rsidRPr="00FC3C81">
        <w:t xml:space="preserve">, </w:t>
      </w:r>
      <w:r w:rsidRPr="00FC3C81">
        <w:rPr>
          <w:i/>
          <w:iCs/>
        </w:rPr>
        <w:t>S</w:t>
      </w:r>
      <w:r w:rsidRPr="00FC3C81">
        <w:t xml:space="preserve"> and </w:t>
      </w:r>
      <w:r w:rsidRPr="00FC3C81">
        <w:rPr>
          <w:i/>
          <w:iCs/>
        </w:rPr>
        <w:t>n</w:t>
      </w:r>
      <w:r w:rsidRPr="00FC3C81">
        <w:t xml:space="preserve"> given the data is:</w:t>
      </w:r>
    </w:p>
    <w:p w14:paraId="0DBB263D" w14:textId="7253539B"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,S,n</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,S,n;</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,S,n</m:t>
            </m:r>
          </m:e>
        </m:d>
      </m:oMath>
      <w:r w:rsidRPr="00FC3C81">
        <w:tab/>
        <w:t>(</w:t>
      </w:r>
      <w:r w:rsidRPr="00FC3C81">
        <w:fldChar w:fldCharType="begin"/>
      </w:r>
      <w:r w:rsidRPr="00FC3C81">
        <w:instrText>SEQ Équation \* ARABIC</w:instrText>
      </w:r>
      <w:r w:rsidRPr="00FC3C81">
        <w:fldChar w:fldCharType="separate"/>
      </w:r>
      <w:r w:rsidR="007A5054">
        <w:rPr>
          <w:noProof/>
        </w:rPr>
        <w:t>9</w:t>
      </w:r>
      <w:r w:rsidRPr="00FC3C81">
        <w:fldChar w:fldCharType="end"/>
      </w:r>
      <w:r w:rsidRPr="00FC3C81">
        <w:t>)</w:t>
      </w:r>
    </w:p>
    <w:p w14:paraId="5FB6A855" w14:textId="77777777" w:rsidR="00EA7F68" w:rsidRPr="00FC3C81" w:rsidRDefault="00BE455D">
      <w:pPr>
        <w:pStyle w:val="Style1"/>
      </w:pPr>
      <w:r w:rsidRPr="00FC3C81">
        <w:t xml:space="preserve">This model for which </w:t>
      </w:r>
      <w:r w:rsidRPr="00FC3C81">
        <w:rPr>
          <w:i/>
        </w:rPr>
        <w:t>S</w:t>
      </w:r>
      <w:r w:rsidRPr="00FC3C81">
        <w:t xml:space="preserve"> and </w:t>
      </w:r>
      <w:r w:rsidRPr="00FC3C81">
        <w:rPr>
          <w:i/>
        </w:rPr>
        <w:t>n</w:t>
      </w:r>
      <w:r w:rsidRPr="00FC3C81">
        <w:t xml:space="preserve"> are uncertain will be called </w:t>
      </w:r>
      <w:r w:rsidRPr="00FC3C81">
        <w:rPr>
          <w:i/>
        </w:rPr>
        <w:t>model D</w:t>
      </w:r>
      <w:r w:rsidRPr="00FC3C81">
        <w:t xml:space="preserve"> in the following sections.</w:t>
      </w:r>
    </w:p>
    <w:p w14:paraId="7D64AB3A" w14:textId="470D3310" w:rsidR="00EA7F68" w:rsidRPr="00FC3C81" w:rsidRDefault="00BE455D" w:rsidP="00AF2AD0">
      <w:pPr>
        <w:pStyle w:val="Titre2"/>
        <w:rPr>
          <w:lang w:val="en-GB"/>
          <w:rPrChange w:id="202" w:author="Mathieu Lucas" w:date="2024-04-30T10:48:00Z" w16du:dateUtc="2024-04-30T08:48:00Z">
            <w:rPr/>
          </w:rPrChange>
        </w:rPr>
      </w:pPr>
      <w:r w:rsidRPr="00FC3C81">
        <w:rPr>
          <w:lang w:val="en-GB"/>
          <w:rPrChange w:id="203" w:author="Mathieu Lucas" w:date="2024-04-30T10:48:00Z" w16du:dateUtc="2024-04-30T08:48:00Z">
            <w:rPr/>
          </w:rPrChange>
        </w:rPr>
        <w:t xml:space="preserve">Model E: </w:t>
      </w:r>
      <w:del w:id="204" w:author="Mathieu Lucas" w:date="2024-04-30T10:48:00Z" w16du:dateUtc="2024-04-30T08:48:00Z">
        <w:r w:rsidRPr="00FC3C81" w:rsidDel="00FC3C81">
          <w:rPr>
            <w:lang w:val="en-GB"/>
            <w:rPrChange w:id="205" w:author="Mathieu Lucas" w:date="2024-04-30T10:48:00Z" w16du:dateUtc="2024-04-30T08:48:00Z">
              <w:rPr/>
            </w:rPrChange>
          </w:rPr>
          <w:delText xml:space="preserve">considering </w:delText>
        </w:r>
      </w:del>
      <w:ins w:id="206" w:author="Mathieu Lucas" w:date="2024-04-30T10:48:00Z" w16du:dateUtc="2024-04-30T08:48:00Z">
        <w:r w:rsidR="00FC3C81" w:rsidRPr="00FC3C81">
          <w:rPr>
            <w:lang w:val="en-GB"/>
            <w:rPrChange w:id="207" w:author="Mathieu Lucas" w:date="2024-04-30T10:48:00Z" w16du:dateUtc="2024-04-30T08:48:00Z">
              <w:rPr/>
            </w:rPrChange>
          </w:rPr>
          <w:t xml:space="preserve">Considering </w:t>
        </w:r>
      </w:ins>
      <w:r w:rsidRPr="00FC3C81">
        <w:rPr>
          <w:lang w:val="en-GB"/>
          <w:rPrChange w:id="208" w:author="Mathieu Lucas" w:date="2024-04-30T10:48:00Z" w16du:dateUtc="2024-04-30T08:48:00Z">
            <w:rPr/>
          </w:rPrChange>
        </w:rPr>
        <w:t>historical flood discharges within intervals</w:t>
      </w:r>
    </w:p>
    <w:p w14:paraId="1A09D4EC" w14:textId="71E14B5A" w:rsidR="00EA7F68" w:rsidRPr="00FC3C81" w:rsidRDefault="00BE455D">
      <w:pPr>
        <w:pStyle w:val="Style1"/>
      </w:pPr>
      <w:r w:rsidRPr="00FC3C81">
        <w:t xml:space="preserve">In some cases, the discharge of historical floods above the perception threshold can be reconstructed and taken into account in the probabilistic model (e.g. Stedinger and Cohn, 1986). Since such reconstructions are typically obtained by means of hydraulic models affected by large uncertainties, it is also useful to consider that the reconstructed discharges are not perfectly known but lie within intervals. Several examples of such models exist in the literature (e.g. Payrastre </w:t>
      </w:r>
      <w:r w:rsidRPr="00FC3C81">
        <w:rPr>
          <w:i/>
        </w:rPr>
        <w:t>et al.</w:t>
      </w:r>
      <w:r w:rsidRPr="00FC3C81">
        <w:t>, 2011 or Parkes and Demeritt, 2016). The corresponding likelihood can be written as:</w:t>
      </w:r>
    </w:p>
    <w:p w14:paraId="063A1729" w14:textId="0DF0A96E" w:rsidR="00EA7F68" w:rsidRPr="00FC3C81" w:rsidRDefault="00BE455D">
      <w:pPr>
        <w:pStyle w:val="Style1"/>
        <w:tabs>
          <w:tab w:val="left" w:pos="567"/>
          <w:tab w:val="right" w:pos="9072"/>
        </w:tabs>
        <w:ind w:firstLine="567"/>
      </w:pP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t=1</m:t>
            </m:r>
          </m:sub>
          <m:sup>
            <m:r>
              <w:rPr>
                <w:rFonts w:ascii="Cambria Math" w:hAnsi="Cambria Math"/>
              </w:rPr>
              <m:t>j</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r>
                  <m:rPr>
                    <m:sty m:val="bi"/>
                  </m:rPr>
                  <w:rPr>
                    <w:rFonts w:ascii="Cambria Math" w:hAnsi="Cambria Math"/>
                  </w:rPr>
                  <m:t>θ</m:t>
                </m:r>
              </m:e>
            </m:d>
            <m:nary>
              <m:naryPr>
                <m:chr m:val="∏"/>
                <m:ctrlPr>
                  <w:rPr>
                    <w:rFonts w:ascii="Cambria Math" w:hAnsi="Cambria Math"/>
                  </w:rPr>
                </m:ctrlPr>
              </m:naryPr>
              <m:sub>
                <m:r>
                  <w:rPr>
                    <w:rFonts w:ascii="Cambria Math" w:hAnsi="Cambria Math"/>
                  </w:rPr>
                  <m:t>i=1</m:t>
                </m:r>
              </m:sub>
              <m:sup>
                <m:r>
                  <w:rPr>
                    <w:rFonts w:ascii="Cambria Math" w:hAnsi="Cambria Math"/>
                  </w:rPr>
                  <m:t>k</m:t>
                </m:r>
              </m:sup>
              <m:e>
                <m:d>
                  <m:dPr>
                    <m:begChr m:val="["/>
                    <m:endChr m:val="]"/>
                    <m:ctrlPr>
                      <w:rPr>
                        <w:rFonts w:ascii="Cambria Math" w:hAnsi="Cambria Math"/>
                      </w:rPr>
                    </m:ctrlPr>
                  </m:dPr>
                  <m:e>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sup</m:t>
                            </m:r>
                          </m:sup>
                        </m:sSubSup>
                        <m:r>
                          <w:rPr>
                            <w:rFonts w:ascii="Cambria Math" w:hAnsi="Cambria Math"/>
                          </w:rPr>
                          <m:t>;</m:t>
                        </m:r>
                        <m:r>
                          <m:rPr>
                            <m:sty m:val="bi"/>
                          </m:rPr>
                          <w:rPr>
                            <w:rFonts w:ascii="Cambria Math" w:hAnsi="Cambria Math"/>
                          </w:rPr>
                          <m:t>θ</m:t>
                        </m:r>
                      </m:e>
                    </m:d>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inf</m:t>
                            </m:r>
                          </m:sup>
                        </m:sSubSup>
                        <m:r>
                          <w:rPr>
                            <w:rFonts w:ascii="Cambria Math" w:hAnsi="Cambria Math"/>
                          </w:rPr>
                          <m:t>;</m:t>
                        </m:r>
                        <m:r>
                          <m:rPr>
                            <m:sty m:val="bi"/>
                          </m:rPr>
                          <w:rPr>
                            <w:rFonts w:ascii="Cambria Math" w:hAnsi="Cambria Math"/>
                          </w:rPr>
                          <m:t>θ</m:t>
                        </m:r>
                      </m:e>
                    </m:d>
                  </m:e>
                </m:d>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n-k</m:t>
                    </m:r>
                  </m:sup>
                </m:sSup>
              </m:e>
            </m:nary>
          </m:e>
        </m:nary>
      </m:oMath>
      <w:r w:rsidRPr="00FC3C81">
        <w:tab/>
        <w:t>(</w:t>
      </w:r>
      <w:r w:rsidRPr="00FC3C81">
        <w:fldChar w:fldCharType="begin"/>
      </w:r>
      <w:r w:rsidRPr="00FC3C81">
        <w:instrText>SEQ Équation \* ARABIC</w:instrText>
      </w:r>
      <w:r w:rsidRPr="00FC3C81">
        <w:fldChar w:fldCharType="separate"/>
      </w:r>
      <w:r w:rsidR="007A5054">
        <w:rPr>
          <w:noProof/>
        </w:rPr>
        <w:t>10</w:t>
      </w:r>
      <w:r w:rsidRPr="00FC3C81">
        <w:fldChar w:fldCharType="end"/>
      </w:r>
      <w:r w:rsidRPr="00FC3C81">
        <w:t>)</w:t>
      </w:r>
    </w:p>
    <w:p w14:paraId="7D9746EC" w14:textId="1567F915" w:rsidR="00EA7F68" w:rsidRPr="00FC3C81" w:rsidRDefault="00BE455D">
      <w:pPr>
        <w:pStyle w:val="Style1"/>
      </w:pPr>
      <w:r w:rsidRPr="00FC3C81">
        <w:t xml:space="preserve">where </w:t>
      </w:r>
      <w:r w:rsidRPr="00FC3C81">
        <w:rPr>
          <w:i/>
        </w:rPr>
        <w:t>q</w:t>
      </w:r>
      <w:r w:rsidRPr="00FC3C81">
        <w:rPr>
          <w:i/>
          <w:vertAlign w:val="subscript"/>
        </w:rPr>
        <w:t>t</w:t>
      </w:r>
      <w:r w:rsidRPr="00FC3C81">
        <w:t xml:space="preserve"> corresponds to the </w:t>
      </w:r>
      <w:r w:rsidRPr="00FC3C81">
        <w:rPr>
          <w:i/>
        </w:rPr>
        <w:t>j</w:t>
      </w:r>
      <w:r w:rsidRPr="00FC3C81">
        <w:t xml:space="preserve"> floods of the systematic period and </w:t>
      </w:r>
      <w:r w:rsidRPr="00FC3C81">
        <w:rPr>
          <w:i/>
        </w:rPr>
        <w:t>y</w:t>
      </w:r>
      <w:r w:rsidRPr="00FC3C81">
        <w:rPr>
          <w:i/>
          <w:vertAlign w:val="subscript"/>
        </w:rPr>
        <w:t>i</w:t>
      </w:r>
      <w:r w:rsidRPr="00FC3C81">
        <w:t xml:space="preserve"> to the </w:t>
      </w:r>
      <w:r w:rsidRPr="00FC3C81">
        <w:rPr>
          <w:i/>
        </w:rPr>
        <w:t>k</w:t>
      </w:r>
      <w:r w:rsidRPr="00FC3C81">
        <w:t xml:space="preserve"> floods of the historical period whose discharge lies within the interval </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inf</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sup</m:t>
                </m:r>
              </m:sup>
            </m:sSubSup>
          </m:e>
        </m:d>
      </m:oMath>
      <w:r w:rsidRPr="00FC3C81">
        <w:t>. The posterior distribution of the model is:</w:t>
      </w:r>
    </w:p>
    <w:p w14:paraId="2F88D36E" w14:textId="03D77C98"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e>
          <m:e>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e>
        </m:d>
      </m:oMath>
      <w:r w:rsidRPr="00FC3C81">
        <w:tab/>
        <w:t>(</w:t>
      </w:r>
      <w:r w:rsidRPr="00FC3C81">
        <w:fldChar w:fldCharType="begin"/>
      </w:r>
      <w:r w:rsidRPr="00FC3C81">
        <w:instrText>SEQ Équation \* ARABIC</w:instrText>
      </w:r>
      <w:r w:rsidRPr="00FC3C81">
        <w:fldChar w:fldCharType="separate"/>
      </w:r>
      <w:r w:rsidR="007A5054">
        <w:rPr>
          <w:noProof/>
        </w:rPr>
        <w:t>11</w:t>
      </w:r>
      <w:r w:rsidRPr="00FC3C81">
        <w:fldChar w:fldCharType="end"/>
      </w:r>
      <w:r w:rsidRPr="00FC3C81">
        <w:t>)</w:t>
      </w:r>
    </w:p>
    <w:p w14:paraId="2F23FB01" w14:textId="451754D6" w:rsidR="00EA7F68" w:rsidRPr="00FC3C81" w:rsidRDefault="00BE455D">
      <w:pPr>
        <w:pStyle w:val="Style1"/>
      </w:pPr>
      <w:r w:rsidRPr="00FC3C81">
        <w:lastRenderedPageBreak/>
        <w:t xml:space="preserve">Here, the perception threshold and the </w:t>
      </w:r>
      <w:r w:rsidR="000772EB" w:rsidRPr="00FC3C81">
        <w:t>length</w:t>
      </w:r>
      <w:r w:rsidRPr="00FC3C81">
        <w:t xml:space="preserve"> of the historical period are assumed to be perfectly known. This model will be referred to as </w:t>
      </w:r>
      <w:r w:rsidR="00666380" w:rsidRPr="00FC3C81">
        <w:rPr>
          <w:i/>
        </w:rPr>
        <w:t>m</w:t>
      </w:r>
      <w:r w:rsidRPr="00FC3C81">
        <w:rPr>
          <w:i/>
        </w:rPr>
        <w:t>odel E</w:t>
      </w:r>
      <w:r w:rsidRPr="00FC3C81">
        <w:t xml:space="preserve"> in the following sections. The quantiles can be compared with the results of the </w:t>
      </w:r>
      <w:r w:rsidR="00666380" w:rsidRPr="00FC3C81">
        <w:t>Binomial</w:t>
      </w:r>
      <w:r w:rsidRPr="00FC3C81">
        <w:t xml:space="preserve"> models, for which only the number </w:t>
      </w:r>
      <w:r w:rsidRPr="00FC3C81">
        <w:rPr>
          <w:i/>
        </w:rPr>
        <w:t>k</w:t>
      </w:r>
      <w:r w:rsidRPr="00FC3C81">
        <w:t xml:space="preserve"> of perception threshold exceedance </w:t>
      </w:r>
      <w:r w:rsidR="00114CB2" w:rsidRPr="00FC3C81">
        <w:rPr>
          <w:i/>
        </w:rPr>
        <w:t xml:space="preserve">S </w:t>
      </w:r>
      <w:r w:rsidRPr="00FC3C81">
        <w:t>is known.</w:t>
      </w:r>
    </w:p>
    <w:p w14:paraId="12611940" w14:textId="67D6A26F" w:rsidR="00EA7F68" w:rsidRPr="00FC3C81" w:rsidRDefault="00890096">
      <w:pPr>
        <w:pStyle w:val="Titre1"/>
        <w:numPr>
          <w:ilvl w:val="0"/>
          <w:numId w:val="2"/>
        </w:numPr>
        <w:jc w:val="both"/>
      </w:pPr>
      <w:r w:rsidRPr="00FC3C81">
        <w:t>Case study</w:t>
      </w:r>
      <w:r w:rsidR="00BE455D" w:rsidRPr="00FC3C81">
        <w:t>: The Rhône River at Beaucaire</w:t>
      </w:r>
    </w:p>
    <w:p w14:paraId="2A060EA8" w14:textId="149E14F9" w:rsidR="00E612D3" w:rsidRPr="00FC3C81" w:rsidRDefault="00E612D3" w:rsidP="00E612D3">
      <w:pPr>
        <w:pStyle w:val="Titre1"/>
        <w:numPr>
          <w:ilvl w:val="1"/>
          <w:numId w:val="2"/>
        </w:numPr>
        <w:jc w:val="both"/>
      </w:pPr>
      <w:r w:rsidRPr="00FC3C81">
        <w:t>Discharge data over five centuries</w:t>
      </w:r>
    </w:p>
    <w:p w14:paraId="0930CEBE" w14:textId="130FDFB4" w:rsidR="00EA7F68" w:rsidRPr="00FC3C81" w:rsidRDefault="00BE455D">
      <w:pPr>
        <w:pStyle w:val="Style1"/>
      </w:pPr>
      <w:r w:rsidRPr="00FC3C81">
        <w:t xml:space="preserve">We first consider the 205-year long daily discharge series of the Rhône </w:t>
      </w:r>
      <w:r w:rsidR="004E2172" w:rsidRPr="00FC3C81">
        <w:t>R</w:t>
      </w:r>
      <w:r w:rsidRPr="00FC3C81">
        <w:t>iver at Beaucaire</w:t>
      </w:r>
      <w:r w:rsidR="004E2172" w:rsidRPr="00FC3C81">
        <w:t>,</w:t>
      </w:r>
      <w:r w:rsidRPr="00FC3C81">
        <w:t xml:space="preserve"> France</w:t>
      </w:r>
      <w:r w:rsidR="00CB143A" w:rsidRPr="00FC3C81">
        <w:t>,</w:t>
      </w:r>
      <w:r w:rsidR="004E2172" w:rsidRPr="00FC3C81">
        <w:t xml:space="preserve"> from 1816 to 2020</w:t>
      </w:r>
      <w:r w:rsidRPr="00FC3C81">
        <w:t xml:space="preserve"> </w:t>
      </w:r>
      <w:r w:rsidR="004E2172" w:rsidRPr="00FC3C81">
        <w:t xml:space="preserve">(catchment area: </w:t>
      </w:r>
      <w:r w:rsidRPr="00FC3C81">
        <w:t>95 590 km</w:t>
      </w:r>
      <w:r w:rsidRPr="00FC3C81">
        <w:rPr>
          <w:vertAlign w:val="superscript"/>
        </w:rPr>
        <w:t>2</w:t>
      </w:r>
      <w:r w:rsidRPr="00FC3C81">
        <w:t xml:space="preserve">). </w:t>
      </w:r>
      <w:r w:rsidR="004E2172" w:rsidRPr="00FC3C81">
        <w:t>Daily s</w:t>
      </w:r>
      <w:r w:rsidRPr="00FC3C81">
        <w:t xml:space="preserve">tage measurements started in 1816. </w:t>
      </w:r>
      <w:del w:id="209" w:author="Mathieu Lucas" w:date="2024-04-29T16:26:00Z" w16du:dateUtc="2024-04-29T14:26:00Z">
        <w:r w:rsidRPr="00FC3C81" w:rsidDel="00697D7F">
          <w:delText xml:space="preserve">After the building of the Vallabrègues </w:delText>
        </w:r>
        <w:r w:rsidR="004E2172" w:rsidRPr="00FC3C81" w:rsidDel="00697D7F">
          <w:delText>D</w:delText>
        </w:r>
        <w:r w:rsidRPr="00FC3C81" w:rsidDel="00697D7F">
          <w:delText>am in 1967, the station was moved 2 km downstream and is still in the same place today. There is no tributary between the previous and the current station.</w:delText>
        </w:r>
      </w:del>
      <w:bookmarkStart w:id="210" w:name="_Hlk165301378"/>
      <w:ins w:id="211" w:author="Mathieu Lucas" w:date="2024-04-29T16:31:00Z" w16du:dateUtc="2024-04-29T14:31:00Z">
        <w:r w:rsidR="002D4F1F" w:rsidRPr="00FC3C81">
          <w:t>The gauging station</w:t>
        </w:r>
      </w:ins>
      <w:ins w:id="212" w:author="Mathieu Lucas" w:date="2024-04-29T16:26:00Z" w16du:dateUtc="2024-04-29T14:26:00Z">
        <w:r w:rsidR="00697D7F" w:rsidRPr="00FC3C81">
          <w:t xml:space="preserve"> ha</w:t>
        </w:r>
      </w:ins>
      <w:ins w:id="213" w:author="Mathieu Lucas" w:date="2024-04-29T16:27:00Z" w16du:dateUtc="2024-04-29T14:27:00Z">
        <w:r w:rsidR="00697D7F" w:rsidRPr="00FC3C81">
          <w:t xml:space="preserve">s been used until the construction of the Vallabrègues hydroelectric scheme in 1967, which led to the derivation of a part of the discharge. </w:t>
        </w:r>
      </w:ins>
      <w:ins w:id="214" w:author="Mathieu Lucas" w:date="2024-04-29T16:28:00Z" w16du:dateUtc="2024-04-29T14:28:00Z">
        <w:r w:rsidR="00697D7F" w:rsidRPr="00FC3C81">
          <w:t>Consequently</w:t>
        </w:r>
      </w:ins>
      <w:ins w:id="215" w:author="Mathieu Lucas" w:date="2024-04-29T16:27:00Z" w16du:dateUtc="2024-04-29T14:27:00Z">
        <w:r w:rsidR="00697D7F" w:rsidRPr="00FC3C81">
          <w:t xml:space="preserve">, a new gauging station was installed 2 km downstream from the restitution of the </w:t>
        </w:r>
      </w:ins>
      <w:ins w:id="216" w:author="Mathieu Lucas" w:date="2024-05-03T14:09:00Z" w16du:dateUtc="2024-05-03T12:09:00Z">
        <w:r w:rsidR="002A25C3">
          <w:t>diverted</w:t>
        </w:r>
      </w:ins>
      <w:ins w:id="217" w:author="Mathieu Lucas" w:date="2024-04-29T16:27:00Z" w16du:dateUtc="2024-04-29T14:27:00Z">
        <w:r w:rsidR="00697D7F" w:rsidRPr="00FC3C81">
          <w:t xml:space="preserve"> discharges.</w:t>
        </w:r>
      </w:ins>
      <w:ins w:id="218" w:author="Mathieu Lucas" w:date="2024-04-29T16:28:00Z" w16du:dateUtc="2024-04-29T14:28:00Z">
        <w:r w:rsidR="00697D7F" w:rsidRPr="00FC3C81">
          <w:t xml:space="preserve"> This new station has been used ever since.</w:t>
        </w:r>
      </w:ins>
      <w:ins w:id="219" w:author="Mathieu Lucas" w:date="2024-04-29T16:38:00Z" w16du:dateUtc="2024-04-29T14:38:00Z">
        <w:r w:rsidR="002D4F1F" w:rsidRPr="00FC3C81">
          <w:t xml:space="preserve"> </w:t>
        </w:r>
      </w:ins>
      <w:ins w:id="220" w:author="Mathieu Lucas" w:date="2024-05-03T14:09:00Z" w16du:dateUtc="2024-05-03T12:09:00Z">
        <w:r w:rsidR="002A25C3" w:rsidRPr="002A25C3">
          <w:t>The Vallabrègues Dam has no impact on the discharge at the station because it has a very limited storage capacity and it is opened during floods to cancel the backwater effect it creates for low flows</w:t>
        </w:r>
      </w:ins>
      <w:ins w:id="221" w:author="Mathieu Lucas" w:date="2024-04-29T16:42:00Z" w16du:dateUtc="2024-04-29T14:42:00Z">
        <w:r w:rsidR="005A162A" w:rsidRPr="00FC3C81">
          <w:t>.</w:t>
        </w:r>
      </w:ins>
      <w:del w:id="222" w:author="Mathieu Lucas" w:date="2024-04-29T16:41:00Z" w16du:dateUtc="2024-04-29T14:41:00Z">
        <w:r w:rsidRPr="00FC3C81" w:rsidDel="005A162A">
          <w:delText xml:space="preserve"> </w:delText>
        </w:r>
      </w:del>
      <w:ins w:id="223" w:author="Mathieu Lucas" w:date="2024-04-29T16:41:00Z" w16du:dateUtc="2024-04-29T14:41:00Z">
        <w:r w:rsidR="005A162A" w:rsidRPr="00FC3C81">
          <w:t xml:space="preserve"> </w:t>
        </w:r>
      </w:ins>
      <w:bookmarkEnd w:id="210"/>
      <w:r w:rsidRPr="00FC3C81">
        <w:t xml:space="preserve">A set of 500 realisations of AMAX floods </w:t>
      </w:r>
      <w:r w:rsidR="004E2172" w:rsidRPr="00FC3C81">
        <w:t xml:space="preserve">from 1816 to 2020 </w:t>
      </w:r>
      <w:r w:rsidRPr="00FC3C81">
        <w:t xml:space="preserve">is available from Lucas </w:t>
      </w:r>
      <w:r w:rsidRPr="00FC3C81">
        <w:rPr>
          <w:i/>
        </w:rPr>
        <w:t>et al.</w:t>
      </w:r>
      <w:r w:rsidRPr="00FC3C81">
        <w:t xml:space="preserve"> (2023), accounting for several </w:t>
      </w:r>
      <w:r w:rsidR="004E2172" w:rsidRPr="00FC3C81">
        <w:t xml:space="preserve">sources of </w:t>
      </w:r>
      <w:r w:rsidRPr="00FC3C81">
        <w:t>hydrometric uncertaint</w:t>
      </w:r>
      <w:r w:rsidR="004E2172" w:rsidRPr="00FC3C81">
        <w:t>y</w:t>
      </w:r>
      <w:r w:rsidRPr="00FC3C81">
        <w:t xml:space="preserve">. </w:t>
      </w:r>
      <w:r w:rsidR="003E770B" w:rsidRPr="00FC3C81">
        <w:t>The</w:t>
      </w:r>
      <w:r w:rsidR="004E2172" w:rsidRPr="00FC3C81">
        <w:t xml:space="preserve"> estimated</w:t>
      </w:r>
      <w:r w:rsidR="003E770B" w:rsidRPr="00FC3C81">
        <w:t xml:space="preserve"> 95% discharge uncertainty varies from 30% (XIX</w:t>
      </w:r>
      <w:r w:rsidR="003E770B" w:rsidRPr="00FC3C81">
        <w:rPr>
          <w:vertAlign w:val="superscript"/>
          <w:rPrChange w:id="224" w:author="Mathieu Lucas" w:date="2024-04-30T10:48:00Z" w16du:dateUtc="2024-04-30T08:48:00Z">
            <w:rPr/>
          </w:rPrChange>
        </w:rPr>
        <w:t>th</w:t>
      </w:r>
      <w:r w:rsidR="003E770B" w:rsidRPr="00FC3C81">
        <w:t xml:space="preserve"> century) to 5% (1967-2020). </w:t>
      </w:r>
      <w:r w:rsidRPr="00FC3C81">
        <w:t>Secondly, a collection of historical flood testimonies from 1500 to 1815 is available from the HISTRHÔNE database (</w:t>
      </w:r>
      <w:r w:rsidRPr="00FC3C81">
        <w:rPr>
          <w:rPrChange w:id="225" w:author="Mathieu Lucas" w:date="2024-04-30T10:48:00Z" w16du:dateUtc="2024-04-30T08:48:00Z">
            <w:rPr>
              <w:lang w:val="fr-FR"/>
            </w:rPr>
          </w:rPrChange>
        </w:rPr>
        <w:fldChar w:fldCharType="begin"/>
      </w:r>
      <w:r w:rsidRPr="00FC3C81">
        <w:instrText>HYPERLINK "https://histrhone.cerege.fr/" \h</w:instrText>
      </w:r>
      <w:r w:rsidRPr="00FC3C81">
        <w:rPr>
          <w:rPrChange w:id="226" w:author="Mathieu Lucas" w:date="2024-04-30T10:48:00Z" w16du:dateUtc="2024-04-30T08:48:00Z">
            <w:rPr>
              <w:rStyle w:val="LienInternet"/>
            </w:rPr>
          </w:rPrChange>
        </w:rPr>
        <w:fldChar w:fldCharType="separate"/>
      </w:r>
      <w:r w:rsidRPr="00FC3C81">
        <w:rPr>
          <w:rStyle w:val="LienInternet"/>
        </w:rPr>
        <w:t>https://histrhone.cerege.fr/</w:t>
      </w:r>
      <w:r w:rsidRPr="00FC3C81">
        <w:rPr>
          <w:rStyle w:val="LienInternet"/>
        </w:rPr>
        <w:fldChar w:fldCharType="end"/>
      </w:r>
      <w:r w:rsidRPr="00FC3C81">
        <w:t xml:space="preserve">) (Pichard and Roucaute, 2014). We focus on the 13 extreme floods (in 1529, 1548, 1570, 1573, 1674, 1694, 1705, 1706, 1711, 1745, 1755, 1801 and 1810), referenced as the </w:t>
      </w:r>
      <w:r w:rsidRPr="00FC3C81">
        <w:rPr>
          <w:i/>
        </w:rPr>
        <w:t>C4</w:t>
      </w:r>
      <w:r w:rsidRPr="00FC3C81">
        <w:t xml:space="preserve"> class</w:t>
      </w:r>
      <w:r w:rsidRPr="00FC3C81">
        <w:rPr>
          <w:i/>
        </w:rPr>
        <w:t>: “extreme flood and inundation”</w:t>
      </w:r>
      <w:r w:rsidRPr="00FC3C81">
        <w:t xml:space="preserve">. </w:t>
      </w:r>
      <w:r w:rsidR="004E2172" w:rsidRPr="00FC3C81">
        <w:t>This ensemble</w:t>
      </w:r>
      <w:r w:rsidRPr="00FC3C81">
        <w:t xml:space="preserve"> is considered </w:t>
      </w:r>
      <w:r w:rsidR="004E2172" w:rsidRPr="00FC3C81">
        <w:t xml:space="preserve">to be </w:t>
      </w:r>
      <w:r w:rsidRPr="00FC3C81">
        <w:t xml:space="preserve">a comprehensive survey of the most damaging floods of the historical period. The perception threshold </w:t>
      </w:r>
      <w:r w:rsidRPr="00FC3C81">
        <w:rPr>
          <w:i/>
        </w:rPr>
        <w:t>S</w:t>
      </w:r>
      <w:r w:rsidRPr="00FC3C81">
        <w:t xml:space="preserve"> is about 9000 m</w:t>
      </w:r>
      <w:r w:rsidRPr="00FC3C81">
        <w:rPr>
          <w:vertAlign w:val="superscript"/>
        </w:rPr>
        <w:t>3</w:t>
      </w:r>
      <w:r w:rsidRPr="00FC3C81">
        <w:t xml:space="preserve">/s </w:t>
      </w:r>
      <w:r w:rsidR="004E2172" w:rsidRPr="00FC3C81">
        <w:t xml:space="preserve">according to </w:t>
      </w:r>
      <w:r w:rsidRPr="00FC3C81">
        <w:t xml:space="preserve">Pichard </w:t>
      </w:r>
      <w:r w:rsidRPr="00FC3C81">
        <w:rPr>
          <w:i/>
        </w:rPr>
        <w:t>et al.</w:t>
      </w:r>
      <w:r w:rsidRPr="00FC3C81">
        <w:t xml:space="preserve"> </w:t>
      </w:r>
      <w:r w:rsidR="004E2172" w:rsidRPr="00FC3C81">
        <w:t>(</w:t>
      </w:r>
      <w:r w:rsidRPr="00FC3C81">
        <w:t xml:space="preserve">2017). </w:t>
      </w:r>
      <w:r w:rsidR="0070242A" w:rsidRPr="00FC3C81">
        <w:fldChar w:fldCharType="begin"/>
      </w:r>
      <w:r w:rsidR="0070242A" w:rsidRPr="00FC3C81">
        <w:instrText xml:space="preserve"> REF _Ref146722605 </w:instrText>
      </w:r>
      <w:del w:id="227" w:author="Mathieu Lucas" w:date="2024-05-06T16:52:00Z" w16du:dateUtc="2024-05-06T14:52:00Z">
        <w:r w:rsidR="0070242A" w:rsidRPr="00FC3C81" w:rsidDel="00EA472E">
          <w:fldChar w:fldCharType="separate"/>
        </w:r>
        <w:r w:rsidR="00EC3AA6" w:rsidRPr="00FC3C81" w:rsidDel="00EA472E">
          <w:rPr>
            <w:bCs/>
            <w:i/>
          </w:rPr>
          <w:delText xml:space="preserve">Figure </w:delText>
        </w:r>
        <w:r w:rsidR="00EC3AA6" w:rsidRPr="00FC3C81" w:rsidDel="00EA472E">
          <w:rPr>
            <w:bCs/>
            <w:i/>
            <w:noProof/>
          </w:rPr>
          <w:delText>1</w:delText>
        </w:r>
      </w:del>
      <w:r w:rsidR="0070242A" w:rsidRPr="00FC3C81">
        <w:fldChar w:fldCharType="end"/>
      </w:r>
      <w:ins w:id="228" w:author="Mathieu Lucas" w:date="2024-05-06T16:06:00Z" w16du:dateUtc="2024-05-06T14:06:00Z">
        <w:r w:rsidR="00353962">
          <w:t>a</w:t>
        </w:r>
      </w:ins>
      <w:r w:rsidRPr="00FC3C81">
        <w:rPr>
          <w:i/>
        </w:rPr>
        <w:fldChar w:fldCharType="begin"/>
      </w:r>
      <w:r w:rsidRPr="00FC3C81">
        <w:rPr>
          <w:i/>
        </w:rPr>
        <w:instrText>REF _Ref142473029 \h</w:instrText>
      </w:r>
      <w:r w:rsidR="00E428A1" w:rsidRPr="00FC3C81">
        <w:rPr>
          <w:i/>
        </w:rPr>
        <w:instrText xml:space="preserve"> \* MERGEFORMAT </w:instrText>
      </w:r>
      <w:r w:rsidRPr="00FC3C81">
        <w:rPr>
          <w:i/>
        </w:rPr>
      </w:r>
      <w:r w:rsidRPr="00FC3C81">
        <w:rPr>
          <w:i/>
        </w:rPr>
        <w:fldChar w:fldCharType="end"/>
      </w:r>
      <w:r w:rsidRPr="00FC3C81">
        <w:rPr>
          <w:i/>
        </w:rPr>
        <w:t xml:space="preserve"> </w:t>
      </w:r>
      <w:r w:rsidRPr="00FC3C81">
        <w:t>shows the available flood discharge sample with the corresponding uncertainties.</w:t>
      </w:r>
      <w:r w:rsidR="00E612D3" w:rsidRPr="00FC3C81">
        <w:t xml:space="preserve"> Note that we </w:t>
      </w:r>
      <w:del w:id="229" w:author="Michel Lang" w:date="2024-02-19T15:59:00Z">
        <w:r w:rsidR="00E612D3" w:rsidRPr="00FC3C81" w:rsidDel="007C0293">
          <w:delText xml:space="preserve">voluntarily </w:delText>
        </w:r>
      </w:del>
      <w:r w:rsidR="00E612D3" w:rsidRPr="00FC3C81">
        <w:t>used a very uncertain prior for the perception threshold in order to highlight its impact more clearly.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428A1" w:rsidRPr="00FC3C81" w:rsidDel="00C2409E" w14:paraId="6A7239AD" w14:textId="3539EA3A" w:rsidTr="00E612D3">
        <w:trPr>
          <w:del w:id="230" w:author="Mathieu Lucas" w:date="2024-05-06T14:44:00Z"/>
        </w:trPr>
        <w:tc>
          <w:tcPr>
            <w:tcW w:w="9070" w:type="dxa"/>
          </w:tcPr>
          <w:p w14:paraId="7DA628A5" w14:textId="68FC619E" w:rsidR="00E428A1" w:rsidRPr="00FC3C81" w:rsidDel="00C2409E" w:rsidRDefault="00CF3D80">
            <w:pPr>
              <w:pStyle w:val="Style1"/>
              <w:rPr>
                <w:del w:id="231" w:author="Mathieu Lucas" w:date="2024-05-06T14:44:00Z" w16du:dateUtc="2024-05-06T12:44:00Z"/>
              </w:rPr>
            </w:pPr>
            <w:del w:id="232" w:author="Mathieu Lucas" w:date="2024-05-06T14:44:00Z" w16du:dateUtc="2024-05-06T12:44:00Z">
              <w:r w:rsidRPr="00FC3C81" w:rsidDel="00C2409E">
                <w:rPr>
                  <w:noProof/>
                </w:rPr>
                <w:drawing>
                  <wp:inline distT="0" distB="0" distL="0" distR="0" wp14:anchorId="127ACBFC" wp14:editId="22B6284A">
                    <wp:extent cx="5760000" cy="4561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B.jpg"/>
                            <pic:cNvPicPr/>
                          </pic:nvPicPr>
                          <pic:blipFill>
                            <a:blip r:embed="rId8">
                              <a:extLst>
                                <a:ext uri="{28A0092B-C50C-407E-A947-70E740481C1C}">
                                  <a14:useLocalDpi xmlns:a14="http://schemas.microsoft.com/office/drawing/2010/main" val="0"/>
                                </a:ext>
                              </a:extLst>
                            </a:blip>
                            <a:stretch>
                              <a:fillRect/>
                            </a:stretch>
                          </pic:blipFill>
                          <pic:spPr>
                            <a:xfrm>
                              <a:off x="0" y="0"/>
                              <a:ext cx="5760000" cy="4561200"/>
                            </a:xfrm>
                            <a:prstGeom prst="rect">
                              <a:avLst/>
                            </a:prstGeom>
                          </pic:spPr>
                        </pic:pic>
                      </a:graphicData>
                    </a:graphic>
                  </wp:inline>
                </w:drawing>
              </w:r>
            </w:del>
          </w:p>
        </w:tc>
      </w:tr>
      <w:tr w:rsidR="00E612D3" w:rsidRPr="00FC3C81" w:rsidDel="00C2409E" w14:paraId="58EFE6B6" w14:textId="2D84537F" w:rsidTr="00E612D3">
        <w:trPr>
          <w:del w:id="233" w:author="Mathieu Lucas" w:date="2024-05-06T14:44:00Z"/>
        </w:trPr>
        <w:tc>
          <w:tcPr>
            <w:tcW w:w="9070" w:type="dxa"/>
          </w:tcPr>
          <w:p w14:paraId="349BD2BA" w14:textId="0122C24A" w:rsidR="00E612D3" w:rsidRPr="00FC3C81" w:rsidDel="00C2409E" w:rsidRDefault="00E612D3">
            <w:pPr>
              <w:pStyle w:val="Style1"/>
              <w:rPr>
                <w:del w:id="234" w:author="Mathieu Lucas" w:date="2024-05-06T14:44:00Z" w16du:dateUtc="2024-05-06T12:44:00Z"/>
                <w:bCs/>
                <w:i/>
              </w:rPr>
            </w:pPr>
            <w:bookmarkStart w:id="235" w:name="_Ref146722605"/>
            <w:del w:id="236" w:author="Mathieu Lucas" w:date="2024-05-06T14:44:00Z" w16du:dateUtc="2024-05-06T12:44:00Z">
              <w:r w:rsidRPr="00FC3C81" w:rsidDel="00C2409E">
                <w:rPr>
                  <w:bCs/>
                  <w:i/>
                </w:rPr>
                <w:delText>Figure</w:delText>
              </w:r>
              <w:bookmarkStart w:id="237" w:name="_Ref142473029"/>
              <w:bookmarkEnd w:id="237"/>
              <w:r w:rsidRPr="00FC3C81" w:rsidDel="00C2409E">
                <w:rPr>
                  <w:bCs/>
                  <w:i/>
                </w:rPr>
                <w:delText xml:space="preserve"> </w:delText>
              </w:r>
              <w:r w:rsidRPr="00FC3C81" w:rsidDel="00C2409E">
                <w:rPr>
                  <w:bCs/>
                  <w:i/>
                </w:rPr>
                <w:fldChar w:fldCharType="begin"/>
              </w:r>
              <w:r w:rsidRPr="00FC3C81" w:rsidDel="00C2409E">
                <w:rPr>
                  <w:bCs/>
                  <w:i/>
                </w:rPr>
                <w:delInstrText>SEQ Figure \* ARABIC</w:delInstrText>
              </w:r>
              <w:r w:rsidRPr="00FC3C81" w:rsidDel="00C2409E">
                <w:rPr>
                  <w:bCs/>
                  <w:i/>
                </w:rPr>
                <w:fldChar w:fldCharType="separate"/>
              </w:r>
              <w:r w:rsidR="00EC3AA6" w:rsidRPr="00FC3C81" w:rsidDel="00C2409E">
                <w:rPr>
                  <w:bCs/>
                  <w:i/>
                  <w:noProof/>
                </w:rPr>
                <w:delText>1</w:delText>
              </w:r>
              <w:r w:rsidRPr="00FC3C81" w:rsidDel="00C2409E">
                <w:rPr>
                  <w:bCs/>
                  <w:i/>
                </w:rPr>
                <w:fldChar w:fldCharType="end"/>
              </w:r>
              <w:bookmarkEnd w:id="235"/>
              <w:r w:rsidRPr="00FC3C81" w:rsidDel="00C2409E">
                <w:rPr>
                  <w:bCs/>
                  <w:i/>
                </w:rPr>
                <w:delText> : The Rhône River at Beaucaire: AMAX flood discharge sample with 95% uncertainty interval (1816-2020, systematic period, Lucas et al. 2023) and C4 class floods from 1500 to 1815 (from HISTRHÔNE database)</w:delText>
              </w:r>
            </w:del>
          </w:p>
        </w:tc>
      </w:tr>
    </w:tbl>
    <w:p w14:paraId="187A01B8" w14:textId="77777777" w:rsidR="00E612D3" w:rsidRPr="00FC3C81" w:rsidRDefault="0070242A" w:rsidP="00E612D3">
      <w:pPr>
        <w:pStyle w:val="Titre1"/>
        <w:numPr>
          <w:ilvl w:val="1"/>
          <w:numId w:val="2"/>
        </w:numPr>
        <w:jc w:val="both"/>
      </w:pPr>
      <w:r w:rsidRPr="00FC3C81">
        <w:t>Stationarity tests</w:t>
      </w:r>
    </w:p>
    <w:p w14:paraId="04EEF712" w14:textId="6E45D865" w:rsidR="00EA7F68" w:rsidRPr="00FC3C81" w:rsidRDefault="00BE455D">
      <w:pPr>
        <w:pStyle w:val="Style1"/>
      </w:pPr>
      <w:r w:rsidRPr="00FC3C81">
        <w:t>As the probabilistic models described in section 2 assume that AMAX values are independent and identically distributed (</w:t>
      </w:r>
      <w:r w:rsidRPr="00FC3C81">
        <w:rPr>
          <w:i/>
        </w:rPr>
        <w:t>i.i.d</w:t>
      </w:r>
      <w:r w:rsidR="0071123F" w:rsidRPr="00FC3C81">
        <w:rPr>
          <w:i/>
        </w:rPr>
        <w:t>.</w:t>
      </w:r>
      <w:r w:rsidRPr="00FC3C81">
        <w:t>), statistical tests should be applied to check the stationarity of both systematic and historical periods.</w:t>
      </w:r>
    </w:p>
    <w:p w14:paraId="5E892E33" w14:textId="77777777" w:rsidR="00EA7F68" w:rsidRPr="00FC3C81" w:rsidRDefault="00BE455D">
      <w:pPr>
        <w:pStyle w:val="Style1"/>
        <w:rPr>
          <w:b/>
        </w:rPr>
      </w:pPr>
      <w:r w:rsidRPr="00FC3C81">
        <w:rPr>
          <w:b/>
        </w:rPr>
        <w:t>Systematic data</w:t>
      </w:r>
    </w:p>
    <w:p w14:paraId="0409E9B9" w14:textId="790AEC77" w:rsidR="0070242A" w:rsidRPr="00FC3C81" w:rsidRDefault="0070242A" w:rsidP="00226BB2">
      <w:pPr>
        <w:pStyle w:val="Style1"/>
      </w:pPr>
      <w:r w:rsidRPr="00FC3C81">
        <w:t xml:space="preserve">The Pettitt step-change test </w:t>
      </w:r>
      <w:r w:rsidR="00AF2AD0" w:rsidRPr="00FC3C81">
        <w:t xml:space="preserve">(Pettitt, 1979) </w:t>
      </w:r>
      <w:r w:rsidRPr="00FC3C81">
        <w:t xml:space="preserve">and Mann-Kendall trend test </w:t>
      </w:r>
      <w:r w:rsidR="00AF2AD0" w:rsidRPr="00FC3C81">
        <w:t xml:space="preserve">(Mann, 1945; Kendall, 1948) </w:t>
      </w:r>
      <w:r w:rsidRPr="00FC3C81">
        <w:t xml:space="preserve">were applied to the </w:t>
      </w:r>
      <w:r w:rsidRPr="00FC3C81">
        <w:rPr>
          <w:i/>
        </w:rPr>
        <w:t>maxpost</w:t>
      </w:r>
      <w:r w:rsidRPr="00FC3C81">
        <w:t xml:space="preserve"> series of AMAX discharges during the 1816-2010 period</w:t>
      </w:r>
      <w:r w:rsidR="001F1573" w:rsidRPr="00FC3C81">
        <w:t>. T</w:t>
      </w:r>
      <w:r w:rsidRPr="00FC3C81">
        <w:t>he p-values of 0.15 and 0.4</w:t>
      </w:r>
      <w:r w:rsidR="001F1573" w:rsidRPr="00FC3C81">
        <w:t>, respectively,</w:t>
      </w:r>
      <w:r w:rsidRPr="00FC3C81">
        <w:t xml:space="preserve"> indicate no significant change. The segmentation procedure proposed by Darienzo </w:t>
      </w:r>
      <w:r w:rsidRPr="00FC3C81">
        <w:rPr>
          <w:i/>
        </w:rPr>
        <w:t>et al.</w:t>
      </w:r>
      <w:r w:rsidRPr="00FC3C81">
        <w:t xml:space="preserve"> (2021) was also applied since it allows accounting for the uncertainty around AMAX discharges</w:t>
      </w:r>
      <w:r w:rsidR="001F1573" w:rsidRPr="00FC3C81">
        <w:t>. This procedure</w:t>
      </w:r>
      <w:r w:rsidRPr="00FC3C81">
        <w:t xml:space="preserve"> indicates that the optimum number of segments is equal to one, confirming the absence of significant change. </w:t>
      </w:r>
    </w:p>
    <w:p w14:paraId="7B69245D" w14:textId="77777777" w:rsidR="00EA7F68" w:rsidDel="00C2409E" w:rsidRDefault="00BE455D">
      <w:pPr>
        <w:pStyle w:val="Style1"/>
        <w:rPr>
          <w:del w:id="238" w:author="Mathieu Lucas" w:date="2024-05-06T14:44:00Z" w16du:dateUtc="2024-05-06T12:44:00Z"/>
        </w:rPr>
      </w:pPr>
      <w:r w:rsidRPr="00FC3C81">
        <w:rPr>
          <w:b/>
        </w:rPr>
        <w:t>Historical data</w:t>
      </w:r>
    </w:p>
    <w:p w14:paraId="700905FE" w14:textId="77777777" w:rsidR="00C2409E" w:rsidRPr="00FC3C81" w:rsidRDefault="00C2409E">
      <w:pPr>
        <w:pStyle w:val="Style1"/>
        <w:rPr>
          <w:ins w:id="239" w:author="Mathieu Lucas" w:date="2024-05-06T14:44:00Z" w16du:dateUtc="2024-05-06T12:44:00Z"/>
          <w:b/>
        </w:rPr>
      </w:pPr>
    </w:p>
    <w:p w14:paraId="0BA4EFE9" w14:textId="35B81B78" w:rsidR="00EA7F68" w:rsidRDefault="00BE455D">
      <w:pPr>
        <w:pStyle w:val="Style1"/>
        <w:rPr>
          <w:ins w:id="240" w:author="Mathieu Lucas" w:date="2024-05-06T14:47:00Z" w16du:dateUtc="2024-05-06T12:47:00Z"/>
        </w:rPr>
      </w:pPr>
      <w:r w:rsidRPr="00FC3C81">
        <w:lastRenderedPageBreak/>
        <w:t xml:space="preserve">The historical data used here </w:t>
      </w:r>
      <w:r w:rsidR="00AA68A2" w:rsidRPr="00FC3C81">
        <w:t xml:space="preserve">(13 extremes floods of </w:t>
      </w:r>
      <w:r w:rsidR="00AA68A2" w:rsidRPr="00FC3C81">
        <w:rPr>
          <w:i/>
        </w:rPr>
        <w:t>C4</w:t>
      </w:r>
      <w:r w:rsidR="00AA68A2" w:rsidRPr="00FC3C81">
        <w:t xml:space="preserve"> class) </w:t>
      </w:r>
      <w:r w:rsidRPr="00FC3C81">
        <w:t>can be interpreted as peak-over-threshold (POT) values, since they correspond to all floods having exceeded the perception threshold</w:t>
      </w:r>
      <w:r w:rsidR="00F97216" w:rsidRPr="00FC3C81">
        <w:t xml:space="preserve"> </w:t>
      </w:r>
      <w:r w:rsidR="00413DF6" w:rsidRPr="00FC3C81">
        <w:rPr>
          <w:i/>
        </w:rPr>
        <w:t>S</w:t>
      </w:r>
      <w:r w:rsidR="00413DF6" w:rsidRPr="00FC3C81">
        <w:t xml:space="preserve"> </w:t>
      </w:r>
      <w:r w:rsidR="00F97216" w:rsidRPr="00FC3C81">
        <w:t xml:space="preserve">and that no </w:t>
      </w:r>
      <w:r w:rsidR="00AA68A2" w:rsidRPr="00FC3C81">
        <w:t>year has more than one C4 flood during the 1500-1815 period</w:t>
      </w:r>
      <w:r w:rsidRPr="00FC3C81">
        <w:t xml:space="preserve">. </w:t>
      </w:r>
      <w:r w:rsidR="00AA68A2" w:rsidRPr="00FC3C81">
        <w:t>AMAX values from the continuous period</w:t>
      </w:r>
      <w:r w:rsidR="00413DF6" w:rsidRPr="00FC3C81">
        <w:t xml:space="preserve"> larger than 9000 m</w:t>
      </w:r>
      <w:r w:rsidR="00413DF6" w:rsidRPr="00FC3C81">
        <w:rPr>
          <w:vertAlign w:val="superscript"/>
        </w:rPr>
        <w:t>3</w:t>
      </w:r>
      <w:r w:rsidR="00413DF6" w:rsidRPr="00FC3C81">
        <w:t xml:space="preserve">/s can also be viewed as POT values as the 14 largest values (in 1840, 1856, 1886, 1889, 1896, 1900, 1907, 1910, 1935, 1951, 1993, 1994, 2002 and 2003) are from different years. </w:t>
      </w:r>
      <w:r w:rsidRPr="00FC3C81">
        <w:t xml:space="preserve">Assuming that the number of occurrences of POT discharges follows a Poisson process, it is possible to compute a confidence interval for the cumulative number </w:t>
      </w:r>
      <w:r w:rsidRPr="00FC3C81">
        <w:rPr>
          <w:i/>
        </w:rPr>
        <w:t>N</w:t>
      </w:r>
      <w:r w:rsidRPr="00FC3C81">
        <w:rPr>
          <w:i/>
          <w:vertAlign w:val="subscript"/>
        </w:rPr>
        <w:t>t</w:t>
      </w:r>
      <w:r w:rsidRPr="00FC3C81">
        <w:t xml:space="preserve"> of POT values during a period [0;</w:t>
      </w:r>
      <w:r w:rsidR="00AA68A2" w:rsidRPr="00FC3C81">
        <w:t> </w:t>
      </w:r>
      <w:r w:rsidRPr="00FC3C81">
        <w:rPr>
          <w:i/>
        </w:rPr>
        <w:t>t</w:t>
      </w:r>
      <w:r w:rsidRPr="00FC3C81">
        <w:t xml:space="preserve">] (Lang </w:t>
      </w:r>
      <w:r w:rsidRPr="00FC3C81">
        <w:rPr>
          <w:i/>
        </w:rPr>
        <w:t>et al.</w:t>
      </w:r>
      <w:r w:rsidRPr="00FC3C81">
        <w:t xml:space="preserve">, 1999) and to verify that the experimental curve is inside the limits of the interval. The Poisson test is applied on the whole period 1500-2020, using POT values from both historical and systematic periods (1500-1815 and 1816-2020). </w:t>
      </w:r>
      <w:ins w:id="241" w:author="Mathieu Lucas" w:date="2024-05-06T16:06:00Z" w16du:dateUtc="2024-05-06T14:06:00Z">
        <w:r w:rsidR="00353962" w:rsidRPr="00353962">
          <w:fldChar w:fldCharType="begin"/>
        </w:r>
        <w:r w:rsidR="00353962" w:rsidRPr="00353962">
          <w:instrText xml:space="preserve"> REF _Ref165904011 \h </w:instrText>
        </w:r>
      </w:ins>
      <w:r w:rsidR="00353962">
        <w:instrText xml:space="preserve"> \* MERGEFORMAT </w:instrText>
      </w:r>
      <w:r w:rsidR="00353962" w:rsidRPr="00353962">
        <w:fldChar w:fldCharType="separate"/>
      </w:r>
      <w:ins w:id="242" w:author="Mathieu Lucas" w:date="2024-05-06T17:08:00Z" w16du:dateUtc="2024-05-06T15:08:00Z">
        <w:r w:rsidR="007A5054" w:rsidRPr="007A5054">
          <w:rPr>
            <w:rPrChange w:id="243" w:author="Mathieu Lucas" w:date="2024-05-06T17:08:00Z" w16du:dateUtc="2024-05-06T15:08:00Z">
              <w:rPr>
                <w:b/>
                <w:bCs/>
              </w:rPr>
            </w:rPrChange>
          </w:rPr>
          <w:t xml:space="preserve">Figure </w:t>
        </w:r>
        <w:r w:rsidR="007A5054" w:rsidRPr="007A5054">
          <w:rPr>
            <w:noProof/>
            <w:rPrChange w:id="244" w:author="Mathieu Lucas" w:date="2024-05-06T17:08:00Z" w16du:dateUtc="2024-05-06T15:08:00Z">
              <w:rPr>
                <w:noProof/>
                <w:sz w:val="20"/>
                <w:szCs w:val="20"/>
              </w:rPr>
            </w:rPrChange>
          </w:rPr>
          <w:t>1</w:t>
        </w:r>
      </w:ins>
      <w:ins w:id="245" w:author="Mathieu Lucas" w:date="2024-05-06T16:06:00Z" w16du:dateUtc="2024-05-06T14:06:00Z">
        <w:r w:rsidR="00353962" w:rsidRPr="00353962">
          <w:fldChar w:fldCharType="end"/>
        </w:r>
        <w:r w:rsidR="00353962" w:rsidRPr="00353962">
          <w:t>b</w:t>
        </w:r>
        <w:r w:rsidR="00353962">
          <w:t xml:space="preserve"> </w:t>
        </w:r>
      </w:ins>
      <w:del w:id="246" w:author="Mathieu Lucas" w:date="2024-05-06T16:06:00Z" w16du:dateUtc="2024-05-06T14:06:00Z">
        <w:r w:rsidR="00413DF6" w:rsidRPr="00FC3C81" w:rsidDel="00353962">
          <w:fldChar w:fldCharType="begin"/>
        </w:r>
        <w:r w:rsidR="00413DF6" w:rsidRPr="00FC3C81" w:rsidDel="00353962">
          <w:delInstrText xml:space="preserve"> REF _Ref152838163 </w:delInstrText>
        </w:r>
        <w:r w:rsidR="00413DF6" w:rsidRPr="00FC3C81" w:rsidDel="00353962">
          <w:fldChar w:fldCharType="separate"/>
        </w:r>
        <w:r w:rsidR="00EC3AA6" w:rsidRPr="00FC3C81" w:rsidDel="00353962">
          <w:rPr>
            <w:bCs/>
            <w:i/>
          </w:rPr>
          <w:delText xml:space="preserve">Figure </w:delText>
        </w:r>
        <w:r w:rsidR="00EC3AA6" w:rsidRPr="00FC3C81" w:rsidDel="00353962">
          <w:rPr>
            <w:bCs/>
            <w:i/>
            <w:noProof/>
          </w:rPr>
          <w:delText>2</w:delText>
        </w:r>
        <w:r w:rsidR="00413DF6" w:rsidRPr="00FC3C81" w:rsidDel="00353962">
          <w:fldChar w:fldCharType="end"/>
        </w:r>
        <w:r w:rsidR="00413DF6" w:rsidRPr="00FC3C81" w:rsidDel="00353962">
          <w:delText xml:space="preserve"> </w:delText>
        </w:r>
      </w:del>
      <w:r w:rsidRPr="00FC3C81">
        <w:t>shows that the experimental curve is within the 95% confidence interval. The whole sample can hence be considered as stationary.</w:t>
      </w:r>
    </w:p>
    <w:p w14:paraId="40AA977A" w14:textId="77777777" w:rsidR="008E47CC" w:rsidRDefault="008E47CC">
      <w:pPr>
        <w:pStyle w:val="Style1"/>
        <w:rPr>
          <w:ins w:id="247" w:author="Mathieu Lucas" w:date="2024-05-06T14:44:00Z" w16du:dateUtc="2024-05-06T12:44:00Z"/>
        </w:rPr>
      </w:pPr>
    </w:p>
    <w:p w14:paraId="07EFA00B" w14:textId="77777777" w:rsidR="008E47CC" w:rsidRDefault="008E47CC">
      <w:pPr>
        <w:pStyle w:val="Style1"/>
        <w:keepNext/>
        <w:jc w:val="center"/>
        <w:rPr>
          <w:ins w:id="248" w:author="Mathieu Lucas" w:date="2024-05-06T14:46:00Z" w16du:dateUtc="2024-05-06T12:46:00Z"/>
        </w:rPr>
        <w:pPrChange w:id="249" w:author="Mathieu Lucas" w:date="2024-05-06T14:46:00Z" w16du:dateUtc="2024-05-06T12:46:00Z">
          <w:pPr>
            <w:pStyle w:val="Style1"/>
            <w:jc w:val="center"/>
          </w:pPr>
        </w:pPrChange>
      </w:pPr>
      <w:ins w:id="250" w:author="Mathieu Lucas" w:date="2024-05-06T14:45:00Z" w16du:dateUtc="2024-05-06T12:45:00Z">
        <w:r>
          <w:rPr>
            <w:noProof/>
          </w:rPr>
          <w:drawing>
            <wp:inline distT="0" distB="0" distL="0" distR="0" wp14:anchorId="630B4E24" wp14:editId="32E9789E">
              <wp:extent cx="5003412" cy="4992932"/>
              <wp:effectExtent l="0" t="0" r="6985" b="0"/>
              <wp:docPr id="20261307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916" cy="4996428"/>
                      </a:xfrm>
                      <a:prstGeom prst="rect">
                        <a:avLst/>
                      </a:prstGeom>
                      <a:noFill/>
                      <a:ln>
                        <a:noFill/>
                      </a:ln>
                    </pic:spPr>
                  </pic:pic>
                </a:graphicData>
              </a:graphic>
            </wp:inline>
          </w:drawing>
        </w:r>
      </w:ins>
    </w:p>
    <w:p w14:paraId="6273A019" w14:textId="11DDAA5E" w:rsidR="00C2409E" w:rsidRPr="007A5BA7" w:rsidRDefault="008E47CC">
      <w:pPr>
        <w:pStyle w:val="Lgende"/>
        <w:jc w:val="center"/>
        <w:rPr>
          <w:sz w:val="20"/>
          <w:szCs w:val="20"/>
          <w:rPrChange w:id="251" w:author="Mathieu Lucas" w:date="2024-05-06T14:50:00Z" w16du:dateUtc="2024-05-06T12:50:00Z">
            <w:rPr/>
          </w:rPrChange>
        </w:rPr>
        <w:pPrChange w:id="252" w:author="Mathieu Lucas" w:date="2024-05-06T14:46:00Z" w16du:dateUtc="2024-05-06T12:46:00Z">
          <w:pPr>
            <w:pStyle w:val="Style1"/>
          </w:pPr>
        </w:pPrChange>
      </w:pPr>
      <w:bookmarkStart w:id="253" w:name="_Ref165904011"/>
      <w:ins w:id="254" w:author="Mathieu Lucas" w:date="2024-05-06T14:46:00Z" w16du:dateUtc="2024-05-06T12:46:00Z">
        <w:r w:rsidRPr="007A5BA7">
          <w:rPr>
            <w:sz w:val="20"/>
            <w:szCs w:val="20"/>
            <w:rPrChange w:id="255" w:author="Mathieu Lucas" w:date="2024-05-06T14:50:00Z" w16du:dateUtc="2024-05-06T12:50:00Z">
              <w:rPr>
                <w:b/>
                <w:bCs/>
              </w:rPr>
            </w:rPrChange>
          </w:rPr>
          <w:t xml:space="preserve">Figure </w:t>
        </w:r>
        <w:r w:rsidRPr="007A5BA7">
          <w:rPr>
            <w:sz w:val="20"/>
            <w:szCs w:val="20"/>
            <w:rPrChange w:id="256" w:author="Mathieu Lucas" w:date="2024-05-06T14:50:00Z" w16du:dateUtc="2024-05-06T12:50:00Z">
              <w:rPr>
                <w:b/>
                <w:bCs/>
              </w:rPr>
            </w:rPrChange>
          </w:rPr>
          <w:fldChar w:fldCharType="begin"/>
        </w:r>
        <w:r w:rsidRPr="007A5BA7">
          <w:rPr>
            <w:sz w:val="20"/>
            <w:szCs w:val="20"/>
            <w:rPrChange w:id="257" w:author="Mathieu Lucas" w:date="2024-05-06T14:50:00Z" w16du:dateUtc="2024-05-06T12:50:00Z">
              <w:rPr>
                <w:b/>
                <w:bCs/>
              </w:rPr>
            </w:rPrChange>
          </w:rPr>
          <w:instrText xml:space="preserve"> SEQ Figure \* ARABIC </w:instrText>
        </w:r>
      </w:ins>
      <w:r w:rsidRPr="007A5BA7">
        <w:rPr>
          <w:sz w:val="20"/>
          <w:szCs w:val="20"/>
          <w:rPrChange w:id="258" w:author="Mathieu Lucas" w:date="2024-05-06T14:50:00Z" w16du:dateUtc="2024-05-06T12:50:00Z">
            <w:rPr>
              <w:b/>
              <w:bCs/>
            </w:rPr>
          </w:rPrChange>
        </w:rPr>
        <w:fldChar w:fldCharType="separate"/>
      </w:r>
      <w:ins w:id="259" w:author="Mathieu Lucas" w:date="2024-05-06T17:08:00Z" w16du:dateUtc="2024-05-06T15:08:00Z">
        <w:r w:rsidR="007A5054">
          <w:rPr>
            <w:noProof/>
            <w:sz w:val="20"/>
            <w:szCs w:val="20"/>
          </w:rPr>
          <w:t>1</w:t>
        </w:r>
      </w:ins>
      <w:ins w:id="260" w:author="Mathieu Lucas" w:date="2024-05-06T14:46:00Z" w16du:dateUtc="2024-05-06T12:46:00Z">
        <w:r w:rsidRPr="007A5BA7">
          <w:rPr>
            <w:sz w:val="20"/>
            <w:szCs w:val="20"/>
            <w:rPrChange w:id="261" w:author="Mathieu Lucas" w:date="2024-05-06T14:50:00Z" w16du:dateUtc="2024-05-06T12:50:00Z">
              <w:rPr>
                <w:b/>
                <w:bCs/>
              </w:rPr>
            </w:rPrChange>
          </w:rPr>
          <w:fldChar w:fldCharType="end"/>
        </w:r>
        <w:bookmarkEnd w:id="253"/>
        <w:r w:rsidRPr="007A5BA7">
          <w:rPr>
            <w:sz w:val="20"/>
            <w:szCs w:val="20"/>
            <w:rPrChange w:id="262" w:author="Mathieu Lucas" w:date="2024-05-06T14:50:00Z" w16du:dateUtc="2024-05-06T12:50:00Z">
              <w:rPr>
                <w:b/>
                <w:bCs/>
              </w:rPr>
            </w:rPrChange>
          </w:rPr>
          <w:t xml:space="preserve">: </w:t>
        </w:r>
        <w:r w:rsidRPr="007A5BA7">
          <w:rPr>
            <w:sz w:val="20"/>
            <w:szCs w:val="20"/>
            <w:rPrChange w:id="263" w:author="Mathieu Lucas" w:date="2024-05-06T14:50:00Z" w16du:dateUtc="2024-05-06T12:50:00Z">
              <w:rPr/>
            </w:rPrChange>
          </w:rPr>
          <w:t>(a)</w:t>
        </w:r>
        <w:r w:rsidRPr="007A5BA7">
          <w:rPr>
            <w:b w:val="0"/>
            <w:bCs w:val="0"/>
            <w:sz w:val="20"/>
            <w:szCs w:val="20"/>
            <w:rPrChange w:id="264" w:author="Mathieu Lucas" w:date="2024-05-06T14:50:00Z" w16du:dateUtc="2024-05-06T12:50:00Z">
              <w:rPr>
                <w:b/>
                <w:bCs/>
              </w:rPr>
            </w:rPrChange>
          </w:rPr>
          <w:t xml:space="preserve"> The Rhône River at Beaucaire, AMAX flood discharges with 95% uncertainty intervals (1816-2020, systematic period, (Lucas et al.</w:t>
        </w:r>
      </w:ins>
      <w:ins w:id="265" w:author="Mathieu Lucas" w:date="2024-05-06T14:47:00Z" w16du:dateUtc="2024-05-06T12:47:00Z">
        <w:r w:rsidRPr="007A5BA7">
          <w:rPr>
            <w:b w:val="0"/>
            <w:bCs w:val="0"/>
            <w:sz w:val="20"/>
            <w:szCs w:val="20"/>
            <w:rPrChange w:id="266" w:author="Mathieu Lucas" w:date="2024-05-06T14:50:00Z" w16du:dateUtc="2024-05-06T12:50:00Z">
              <w:rPr/>
            </w:rPrChange>
          </w:rPr>
          <w:t>,</w:t>
        </w:r>
      </w:ins>
      <w:ins w:id="267" w:author="Mathieu Lucas" w:date="2024-05-06T14:46:00Z" w16du:dateUtc="2024-05-06T12:46:00Z">
        <w:r w:rsidRPr="007A5BA7">
          <w:rPr>
            <w:b w:val="0"/>
            <w:bCs w:val="0"/>
            <w:sz w:val="20"/>
            <w:szCs w:val="20"/>
            <w:rPrChange w:id="268" w:author="Mathieu Lucas" w:date="2024-05-06T14:50:00Z" w16du:dateUtc="2024-05-06T12:50:00Z">
              <w:rPr>
                <w:b/>
                <w:bCs/>
              </w:rPr>
            </w:rPrChange>
          </w:rPr>
          <w:t xml:space="preserve"> 2023) and C4 class floods from 1500 to 1815 (HISTRHÔNE database)</w:t>
        </w:r>
      </w:ins>
      <w:ins w:id="269" w:author="Mathieu Lucas" w:date="2024-05-06T14:47:00Z" w16du:dateUtc="2024-05-06T12:47:00Z">
        <w:r w:rsidRPr="007A5BA7">
          <w:rPr>
            <w:b w:val="0"/>
            <w:bCs w:val="0"/>
            <w:sz w:val="20"/>
            <w:szCs w:val="20"/>
            <w:rPrChange w:id="270" w:author="Mathieu Lucas" w:date="2024-05-06T14:50:00Z" w16du:dateUtc="2024-05-06T12:50:00Z">
              <w:rPr/>
            </w:rPrChange>
          </w:rPr>
          <w:t>;</w:t>
        </w:r>
      </w:ins>
      <w:ins w:id="271" w:author="Mathieu Lucas" w:date="2024-05-06T14:46:00Z" w16du:dateUtc="2024-05-06T12:46:00Z">
        <w:r w:rsidRPr="007A5BA7">
          <w:rPr>
            <w:b w:val="0"/>
            <w:bCs w:val="0"/>
            <w:sz w:val="20"/>
            <w:szCs w:val="20"/>
            <w:rPrChange w:id="272" w:author="Mathieu Lucas" w:date="2024-05-06T14:50:00Z" w16du:dateUtc="2024-05-06T12:50:00Z">
              <w:rPr>
                <w:b/>
                <w:bCs/>
              </w:rPr>
            </w:rPrChange>
          </w:rPr>
          <w:t xml:space="preserve"> </w:t>
        </w:r>
        <w:r w:rsidRPr="007A5BA7">
          <w:rPr>
            <w:sz w:val="20"/>
            <w:szCs w:val="20"/>
            <w:rPrChange w:id="273" w:author="Mathieu Lucas" w:date="2024-05-06T14:50:00Z" w16du:dateUtc="2024-05-06T12:50:00Z">
              <w:rPr/>
            </w:rPrChange>
          </w:rPr>
          <w:t xml:space="preserve">(b) </w:t>
        </w:r>
        <w:r w:rsidRPr="007A5BA7">
          <w:rPr>
            <w:b w:val="0"/>
            <w:bCs w:val="0"/>
            <w:sz w:val="20"/>
            <w:szCs w:val="20"/>
            <w:rPrChange w:id="274" w:author="Mathieu Lucas" w:date="2024-05-06T14:50:00Z" w16du:dateUtc="2024-05-06T12:50:00Z">
              <w:rPr>
                <w:b/>
                <w:bCs/>
              </w:rPr>
            </w:rPrChange>
          </w:rPr>
          <w:t>Cumulated number of C4 class floods and POT floods (systematic period) with 95% Poisson process confidence interval</w:t>
        </w:r>
      </w:ins>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612D3" w:rsidRPr="00FC3C81" w:rsidDel="00C2409E" w14:paraId="0EA8CAE6" w14:textId="53C702FA" w:rsidTr="00F97216">
        <w:trPr>
          <w:del w:id="275" w:author="Mathieu Lucas" w:date="2024-05-06T14:44:00Z"/>
        </w:trPr>
        <w:tc>
          <w:tcPr>
            <w:tcW w:w="9070" w:type="dxa"/>
          </w:tcPr>
          <w:p w14:paraId="154EE4B6" w14:textId="1B3177A0" w:rsidR="00E612D3" w:rsidRPr="00FC3C81" w:rsidDel="00C2409E" w:rsidRDefault="00F97216" w:rsidP="00EC68A2">
            <w:pPr>
              <w:pStyle w:val="Style1"/>
              <w:rPr>
                <w:del w:id="276" w:author="Mathieu Lucas" w:date="2024-05-06T14:44:00Z" w16du:dateUtc="2024-05-06T12:44:00Z"/>
              </w:rPr>
            </w:pPr>
            <w:del w:id="277" w:author="Mathieu Lucas" w:date="2024-05-06T14:44:00Z" w16du:dateUtc="2024-05-06T12:44:00Z">
              <w:r w:rsidRPr="00FC3C81" w:rsidDel="00C2409E">
                <w:rPr>
                  <w:noProof/>
                </w:rPr>
                <w:drawing>
                  <wp:inline distT="0" distB="0" distL="0" distR="0" wp14:anchorId="1B1C0565" wp14:editId="1DEC82BC">
                    <wp:extent cx="5760000" cy="2750400"/>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10"/>
                            <a:stretch>
                              <a:fillRect/>
                            </a:stretch>
                          </pic:blipFill>
                          <pic:spPr bwMode="auto">
                            <a:xfrm>
                              <a:off x="0" y="0"/>
                              <a:ext cx="5760000" cy="2750400"/>
                            </a:xfrm>
                            <a:prstGeom prst="rect">
                              <a:avLst/>
                            </a:prstGeom>
                          </pic:spPr>
                        </pic:pic>
                      </a:graphicData>
                    </a:graphic>
                  </wp:inline>
                </w:drawing>
              </w:r>
            </w:del>
          </w:p>
        </w:tc>
      </w:tr>
      <w:tr w:rsidR="00F97216" w:rsidRPr="00FC3C81" w:rsidDel="00C2409E" w14:paraId="63C0ED89" w14:textId="2D4EF0E7" w:rsidTr="00F97216">
        <w:trPr>
          <w:del w:id="278" w:author="Mathieu Lucas" w:date="2024-05-06T14:44:00Z"/>
        </w:trPr>
        <w:tc>
          <w:tcPr>
            <w:tcW w:w="9070" w:type="dxa"/>
          </w:tcPr>
          <w:p w14:paraId="5209F9CC" w14:textId="41491F9F" w:rsidR="00F97216" w:rsidRPr="00FC3C81" w:rsidDel="00C2409E" w:rsidRDefault="00F97216" w:rsidP="00F97216">
            <w:pPr>
              <w:pStyle w:val="Style1"/>
              <w:rPr>
                <w:del w:id="279" w:author="Mathieu Lucas" w:date="2024-05-06T14:44:00Z" w16du:dateUtc="2024-05-06T12:44:00Z"/>
                <w:bCs/>
                <w:i/>
              </w:rPr>
            </w:pPr>
            <w:bookmarkStart w:id="280" w:name="_Ref152838163"/>
            <w:del w:id="281" w:author="Mathieu Lucas" w:date="2024-05-06T14:44:00Z" w16du:dateUtc="2024-05-06T12:44:00Z">
              <w:r w:rsidRPr="00FC3C81" w:rsidDel="00C2409E">
                <w:rPr>
                  <w:bCs/>
                  <w:i/>
                </w:rPr>
                <w:delText xml:space="preserve">Figure </w:delText>
              </w:r>
              <w:r w:rsidRPr="00FC3C81" w:rsidDel="00C2409E">
                <w:rPr>
                  <w:bCs/>
                  <w:i/>
                </w:rPr>
                <w:fldChar w:fldCharType="begin"/>
              </w:r>
              <w:r w:rsidRPr="00FC3C81" w:rsidDel="00C2409E">
                <w:rPr>
                  <w:bCs/>
                  <w:i/>
                </w:rPr>
                <w:delInstrText>SEQ Figure \* ARABIC</w:delInstrText>
              </w:r>
              <w:r w:rsidRPr="00FC3C81" w:rsidDel="00C2409E">
                <w:rPr>
                  <w:bCs/>
                  <w:i/>
                </w:rPr>
                <w:fldChar w:fldCharType="separate"/>
              </w:r>
              <w:r w:rsidR="00EC3AA6" w:rsidRPr="00FC3C81" w:rsidDel="00C2409E">
                <w:rPr>
                  <w:bCs/>
                  <w:i/>
                  <w:noProof/>
                </w:rPr>
                <w:delText>2</w:delText>
              </w:r>
              <w:r w:rsidRPr="00FC3C81" w:rsidDel="00C2409E">
                <w:rPr>
                  <w:bCs/>
                  <w:i/>
                </w:rPr>
                <w:fldChar w:fldCharType="end"/>
              </w:r>
              <w:bookmarkEnd w:id="280"/>
              <w:r w:rsidRPr="00FC3C81" w:rsidDel="00C2409E">
                <w:rPr>
                  <w:bCs/>
                  <w:i/>
                </w:rPr>
                <w:delText> : Cumulated number of C4 class floods and POT floods (Systematic period) with 95% Poisson process confidence interval</w:delText>
              </w:r>
            </w:del>
          </w:p>
        </w:tc>
      </w:tr>
    </w:tbl>
    <w:p w14:paraId="1B6D6B18" w14:textId="77777777" w:rsidR="00EA7F68" w:rsidRPr="00FC3C81" w:rsidRDefault="00BE455D">
      <w:pPr>
        <w:pStyle w:val="Titre1"/>
        <w:numPr>
          <w:ilvl w:val="0"/>
          <w:numId w:val="2"/>
        </w:numPr>
        <w:jc w:val="both"/>
      </w:pPr>
      <w:r w:rsidRPr="00FC3C81">
        <w:lastRenderedPageBreak/>
        <w:t>Flood Frequency Analysis on the 1816-2020 period</w:t>
      </w:r>
    </w:p>
    <w:p w14:paraId="0C81E25C" w14:textId="661C507A" w:rsidR="00D5482B" w:rsidRPr="00FC3C81" w:rsidRDefault="00D5482B" w:rsidP="00D5482B">
      <w:pPr>
        <w:pStyle w:val="Titre1"/>
        <w:numPr>
          <w:ilvl w:val="1"/>
          <w:numId w:val="2"/>
        </w:numPr>
        <w:jc w:val="both"/>
      </w:pPr>
      <w:r w:rsidRPr="00FC3C81">
        <w:t>Subsampled data sets</w:t>
      </w:r>
    </w:p>
    <w:p w14:paraId="4FB2348F" w14:textId="75F7904B" w:rsidR="00EA7F68" w:rsidRPr="00FC3C81" w:rsidRDefault="00BE455D">
      <w:pPr>
        <w:pStyle w:val="Style1"/>
      </w:pPr>
      <w:r w:rsidRPr="00FC3C81">
        <w:t>In this section, the GEV distribution fitted with AMAX di</w:t>
      </w:r>
      <w:r w:rsidR="00D5482B" w:rsidRPr="00FC3C81">
        <w:t>s</w:t>
      </w:r>
      <w:r w:rsidRPr="00FC3C81">
        <w:t xml:space="preserve">charges from the 1816-2020 period (including the propagation of hydrometric uncertainty described in section </w:t>
      </w:r>
      <w:r w:rsidR="00E428A1" w:rsidRPr="00FC3C81">
        <w:t>2.</w:t>
      </w:r>
      <w:r w:rsidR="00D5482B" w:rsidRPr="00FC3C81">
        <w:t xml:space="preserve">2, </w:t>
      </w:r>
      <w:r w:rsidR="00D5482B" w:rsidRPr="00FC3C81">
        <w:rPr>
          <w:i/>
        </w:rPr>
        <w:t>model A</w:t>
      </w:r>
      <w:r w:rsidRPr="00FC3C81">
        <w:t xml:space="preserve">) is used as a reference and is noted </w:t>
      </w:r>
      <w:r w:rsidR="00D5482B" w:rsidRPr="00FC3C81">
        <w:rPr>
          <w:i/>
        </w:rPr>
        <w:t xml:space="preserve">AMAX </w:t>
      </w:r>
      <w:r w:rsidR="00752362" w:rsidRPr="00FC3C81">
        <w:rPr>
          <w:i/>
        </w:rPr>
        <w:t>long</w:t>
      </w:r>
      <w:r w:rsidRPr="00FC3C81">
        <w:rPr>
          <w:i/>
        </w:rPr>
        <w:t xml:space="preserve">. </w:t>
      </w:r>
      <w:r w:rsidRPr="00FC3C81">
        <w:t xml:space="preserve">It can be compared with GEV distributions estimated with </w:t>
      </w:r>
      <w:r w:rsidR="00D5482B" w:rsidRPr="00FC3C81">
        <w:t>subsampled data</w:t>
      </w:r>
      <w:r w:rsidRPr="00FC3C81">
        <w:t>, where only</w:t>
      </w:r>
      <w:r w:rsidR="00E26BD5" w:rsidRPr="00FC3C81">
        <w:t xml:space="preserve"> </w:t>
      </w:r>
      <w:r w:rsidRPr="00FC3C81">
        <w:t>part of the available information is used:</w:t>
      </w:r>
    </w:p>
    <w:p w14:paraId="02973EAD" w14:textId="4D47508F" w:rsidR="00EA7F68" w:rsidRPr="00FC3C81" w:rsidRDefault="00BE455D">
      <w:pPr>
        <w:pStyle w:val="Style1"/>
        <w:tabs>
          <w:tab w:val="left" w:pos="284"/>
        </w:tabs>
      </w:pPr>
      <w:r w:rsidRPr="00FC3C81">
        <w:t>•</w:t>
      </w:r>
      <w:r w:rsidRPr="00FC3C81">
        <w:tab/>
      </w:r>
      <w:r w:rsidR="00D5482B" w:rsidRPr="00FC3C81">
        <w:t xml:space="preserve">Short </w:t>
      </w:r>
      <w:r w:rsidRPr="00FC3C81">
        <w:t>sample containing AMAX discharges during the 1970-2020 period</w:t>
      </w:r>
      <w:r w:rsidR="00D5482B" w:rsidRPr="00FC3C81">
        <w:t xml:space="preserve">, noted </w:t>
      </w:r>
      <w:r w:rsidR="00D5482B" w:rsidRPr="00FC3C81">
        <w:rPr>
          <w:i/>
        </w:rPr>
        <w:t>AMAX short</w:t>
      </w:r>
      <w:r w:rsidRPr="00FC3C81">
        <w:t xml:space="preserve">. It corresponds to </w:t>
      </w:r>
      <w:r w:rsidR="00E26BD5" w:rsidRPr="00FC3C81">
        <w:t>the typical length of hydrometric series in France,</w:t>
      </w:r>
      <w:r w:rsidR="00E26BD5" w:rsidRPr="00FC3C81" w:rsidDel="00E26BD5">
        <w:t xml:space="preserve"> </w:t>
      </w:r>
      <w:r w:rsidRPr="00FC3C81">
        <w:t>about 50 years of record</w:t>
      </w:r>
      <w:r w:rsidR="00E26BD5" w:rsidRPr="00FC3C81">
        <w:t>,</w:t>
      </w:r>
      <w:r w:rsidRPr="00FC3C81">
        <w:t xml:space="preserve"> leading to a large extrapolation of the estimated distribution towards large quantiles (100-year or 1000-year return period). </w:t>
      </w:r>
    </w:p>
    <w:p w14:paraId="7F4C1576" w14:textId="583008E5" w:rsidR="00EA7F68" w:rsidRPr="00FC3C81" w:rsidRDefault="00BE455D">
      <w:pPr>
        <w:pStyle w:val="Style1"/>
        <w:tabs>
          <w:tab w:val="left" w:pos="284"/>
        </w:tabs>
      </w:pPr>
      <w:r w:rsidRPr="00FC3C81">
        <w:t>•</w:t>
      </w:r>
      <w:r w:rsidRPr="00FC3C81">
        <w:tab/>
      </w:r>
      <w:r w:rsidR="00D5482B" w:rsidRPr="00FC3C81">
        <w:t>M</w:t>
      </w:r>
      <w:r w:rsidRPr="00FC3C81">
        <w:t xml:space="preserve">ixed sample, with AMAX discharges on the 1970-2020 period and a collection of </w:t>
      </w:r>
      <w:r w:rsidRPr="00FC3C81">
        <w:rPr>
          <w:i/>
        </w:rPr>
        <w:t>historical</w:t>
      </w:r>
      <w:r w:rsidRPr="00FC3C81">
        <w:t xml:space="preserve"> values on the 1816-1969 period</w:t>
      </w:r>
      <w:r w:rsidR="00D5482B" w:rsidRPr="00FC3C81">
        <w:t xml:space="preserve">, noted </w:t>
      </w:r>
      <w:r w:rsidR="00D5482B" w:rsidRPr="00FC3C81">
        <w:rPr>
          <w:i/>
        </w:rPr>
        <w:t xml:space="preserve">Mixed </w:t>
      </w:r>
      <w:del w:id="282" w:author="Mathieu Lucas" w:date="2024-04-30T10:52:00Z" w16du:dateUtc="2024-04-30T08:52:00Z">
        <w:r w:rsidR="00D5482B" w:rsidRPr="00FC3C81" w:rsidDel="00FC3C81">
          <w:rPr>
            <w:i/>
          </w:rPr>
          <w:delText>A,…Mixed</w:delText>
        </w:r>
      </w:del>
      <w:ins w:id="283" w:author="Mathieu Lucas" w:date="2024-04-30T10:52:00Z" w16du:dateUtc="2024-04-30T08:52:00Z">
        <w:r w:rsidR="00FC3C81" w:rsidRPr="00FC3C81">
          <w:rPr>
            <w:i/>
          </w:rPr>
          <w:t>A,…</w:t>
        </w:r>
        <w:r w:rsidR="00FC3C81">
          <w:rPr>
            <w:i/>
          </w:rPr>
          <w:t>,</w:t>
        </w:r>
        <w:r w:rsidR="00FC3C81" w:rsidRPr="00FC3C81">
          <w:rPr>
            <w:i/>
          </w:rPr>
          <w:t>Mixed</w:t>
        </w:r>
      </w:ins>
      <w:r w:rsidR="00D5482B" w:rsidRPr="00FC3C81">
        <w:rPr>
          <w:i/>
        </w:rPr>
        <w:t xml:space="preserve"> E</w:t>
      </w:r>
      <w:r w:rsidR="00D5482B" w:rsidRPr="00FC3C81">
        <w:t>, according to the model used.</w:t>
      </w:r>
      <w:r w:rsidRPr="00FC3C81">
        <w:t xml:space="preserve"> A perception threshold </w:t>
      </w:r>
      <w:r w:rsidRPr="00FC3C81">
        <w:rPr>
          <w:i/>
        </w:rPr>
        <w:t>S</w:t>
      </w:r>
      <w:r w:rsidRPr="00FC3C81">
        <w:t xml:space="preserve"> = 9000 m</w:t>
      </w:r>
      <w:r w:rsidRPr="00FC3C81">
        <w:rPr>
          <w:vertAlign w:val="superscript"/>
        </w:rPr>
        <w:t>3</w:t>
      </w:r>
      <w:r w:rsidRPr="00FC3C81">
        <w:t xml:space="preserve">/s leads to a collection of 10 </w:t>
      </w:r>
      <w:r w:rsidR="00D5482B" w:rsidRPr="00FC3C81">
        <w:rPr>
          <w:i/>
        </w:rPr>
        <w:t>historical</w:t>
      </w:r>
      <w:r w:rsidRPr="00FC3C81">
        <w:t xml:space="preserve"> floods. When using </w:t>
      </w:r>
      <w:r w:rsidRPr="00FC3C81">
        <w:rPr>
          <w:i/>
        </w:rPr>
        <w:t>model B</w:t>
      </w:r>
      <w:r w:rsidRPr="00FC3C81">
        <w:t xml:space="preserve"> (or </w:t>
      </w:r>
      <w:r w:rsidRPr="00FC3C81">
        <w:rPr>
          <w:i/>
        </w:rPr>
        <w:t>D</w:t>
      </w:r>
      <w:r w:rsidRPr="00FC3C81">
        <w:t xml:space="preserve">), we consider a vague </w:t>
      </w:r>
      <w:r w:rsidR="00752362" w:rsidRPr="00FC3C81">
        <w:t xml:space="preserve">Normal </w:t>
      </w:r>
      <w:r w:rsidR="00E41C0E" w:rsidRPr="00FC3C81">
        <w:t xml:space="preserve">prior </w:t>
      </w:r>
      <w:r w:rsidRPr="00FC3C81">
        <w:t xml:space="preserve">distribution on the perception threshold: </w:t>
      </w:r>
      <m:oMath>
        <m:r>
          <w:rPr>
            <w:rFonts w:ascii="Cambria Math" w:hAnsi="Cambria Math"/>
          </w:rPr>
          <m:t>N</m:t>
        </m:r>
        <m:d>
          <m:dPr>
            <m:ctrlPr>
              <w:rPr>
                <w:rFonts w:ascii="Cambria Math" w:hAnsi="Cambria Math"/>
              </w:rPr>
            </m:ctrlPr>
          </m:dPr>
          <m:e>
            <m:r>
              <w:rPr>
                <w:rFonts w:ascii="Cambria Math" w:hAnsi="Cambria Math"/>
              </w:rPr>
              <m:t>9000;2000</m:t>
            </m:r>
          </m:e>
        </m:d>
      </m:oMath>
      <w:r w:rsidR="00752362" w:rsidRPr="00FC3C81">
        <w:t>, 2000 being the s</w:t>
      </w:r>
      <w:r w:rsidR="00666380" w:rsidRPr="00FC3C81">
        <w:t>t</w:t>
      </w:r>
      <w:r w:rsidR="00752362" w:rsidRPr="00FC3C81">
        <w:t>andard deviation</w:t>
      </w:r>
      <w:r w:rsidRPr="00FC3C81">
        <w:t xml:space="preserve">. When using </w:t>
      </w:r>
      <w:r w:rsidRPr="00FC3C81">
        <w:rPr>
          <w:i/>
        </w:rPr>
        <w:t>model C</w:t>
      </w:r>
      <w:r w:rsidRPr="00FC3C81">
        <w:t xml:space="preserve"> (or </w:t>
      </w:r>
      <w:r w:rsidRPr="00FC3C81">
        <w:rPr>
          <w:i/>
        </w:rPr>
        <w:t>D</w:t>
      </w:r>
      <w:r w:rsidRPr="00FC3C81">
        <w:t xml:space="preserve">), we consider a </w:t>
      </w:r>
      <w:r w:rsidR="00752362" w:rsidRPr="00FC3C81">
        <w:t xml:space="preserve">Uniform </w:t>
      </w:r>
      <w:r w:rsidR="00E41C0E" w:rsidRPr="00FC3C81">
        <w:t>prior</w:t>
      </w:r>
      <w:r w:rsidRPr="00FC3C81">
        <w:t xml:space="preserve"> distribution on the starting date of the historical period: </w:t>
      </w:r>
      <m:oMath>
        <m:r>
          <w:rPr>
            <w:rFonts w:ascii="Cambria Math" w:hAnsi="Cambria Math"/>
          </w:rPr>
          <m:t>U</m:t>
        </m:r>
        <m:d>
          <m:dPr>
            <m:begChr m:val="["/>
            <m:endChr m:val="]"/>
            <m:ctrlPr>
              <w:rPr>
                <w:rFonts w:ascii="Cambria Math" w:hAnsi="Cambria Math"/>
              </w:rPr>
            </m:ctrlPr>
          </m:dPr>
          <m:e>
            <m:r>
              <w:rPr>
                <w:rFonts w:ascii="Cambria Math" w:hAnsi="Cambria Math"/>
              </w:rPr>
              <m:t>1316;1816</m:t>
            </m:r>
          </m:e>
        </m:d>
      </m:oMath>
      <w:r w:rsidRPr="00FC3C81">
        <w:t>, corresponding to a large uncertainty (500 years).</w:t>
      </w:r>
    </w:p>
    <w:p w14:paraId="24E04CED" w14:textId="01209FDA" w:rsidR="00EA7F68" w:rsidRPr="00FC3C81" w:rsidDel="008E47CC" w:rsidRDefault="00BE455D">
      <w:pPr>
        <w:pStyle w:val="Style1"/>
        <w:tabs>
          <w:tab w:val="left" w:pos="284"/>
        </w:tabs>
        <w:rPr>
          <w:del w:id="284" w:author="Mathieu Lucas" w:date="2024-05-06T14:48:00Z" w16du:dateUtc="2024-05-06T12:48:00Z"/>
        </w:rPr>
      </w:pPr>
      <w:r w:rsidRPr="00FC3C81">
        <w:t xml:space="preserve">Results </w:t>
      </w:r>
      <w:r w:rsidR="00D5482B" w:rsidRPr="00FC3C81">
        <w:t>with systematic data only (</w:t>
      </w:r>
      <w:r w:rsidR="00D5482B" w:rsidRPr="00FC3C81">
        <w:rPr>
          <w:i/>
        </w:rPr>
        <w:t xml:space="preserve">AMAX </w:t>
      </w:r>
      <w:r w:rsidR="00752362" w:rsidRPr="00FC3C81">
        <w:rPr>
          <w:i/>
        </w:rPr>
        <w:t>long</w:t>
      </w:r>
      <w:r w:rsidR="00752362" w:rsidRPr="00FC3C81">
        <w:t xml:space="preserve"> </w:t>
      </w:r>
      <w:r w:rsidR="00D5482B" w:rsidRPr="00FC3C81">
        <w:t xml:space="preserve">and </w:t>
      </w:r>
      <w:r w:rsidR="00D5482B" w:rsidRPr="00FC3C81">
        <w:rPr>
          <w:i/>
        </w:rPr>
        <w:t>AMAX short</w:t>
      </w:r>
      <w:r w:rsidR="00D5482B" w:rsidRPr="00FC3C81">
        <w:t>)</w:t>
      </w:r>
      <w:r w:rsidR="00EC68A2" w:rsidRPr="00FC3C81">
        <w:t xml:space="preserve"> or with a mixed sample (</w:t>
      </w:r>
      <w:r w:rsidR="00EC68A2" w:rsidRPr="00FC3C81">
        <w:rPr>
          <w:i/>
        </w:rPr>
        <w:t>AMAX short</w:t>
      </w:r>
      <w:r w:rsidR="00D5482B" w:rsidRPr="00FC3C81">
        <w:t xml:space="preserve"> </w:t>
      </w:r>
      <w:r w:rsidR="00EC68A2" w:rsidRPr="00FC3C81">
        <w:t xml:space="preserve">+ 10 historical floods) </w:t>
      </w:r>
      <w:r w:rsidRPr="00FC3C81">
        <w:t xml:space="preserve">are presented for the estimation of </w:t>
      </w:r>
      <w:r w:rsidRPr="00FC3C81">
        <w:rPr>
          <w:i/>
        </w:rPr>
        <w:t>Q100</w:t>
      </w:r>
      <w:r w:rsidRPr="00FC3C81">
        <w:t xml:space="preserve"> and </w:t>
      </w:r>
      <w:r w:rsidRPr="00FC3C81">
        <w:rPr>
          <w:i/>
        </w:rPr>
        <w:t>Q1000</w:t>
      </w:r>
      <w:r w:rsidRPr="00FC3C81">
        <w:t xml:space="preserve"> floods </w:t>
      </w:r>
      <w:r w:rsidRPr="00E30E69">
        <w:t>(</w:t>
      </w:r>
      <w:ins w:id="285" w:author="Mathieu Lucas" w:date="2024-05-06T16:18:00Z" w16du:dateUtc="2024-05-06T14:18:00Z">
        <w:r w:rsidR="00E30E69" w:rsidRPr="00E30E69">
          <w:fldChar w:fldCharType="begin"/>
        </w:r>
        <w:r w:rsidR="00E30E69" w:rsidRPr="00E30E69">
          <w:instrText xml:space="preserve"> REF _Ref165904710 \h </w:instrText>
        </w:r>
      </w:ins>
      <w:r w:rsidR="00E30E69">
        <w:instrText xml:space="preserve"> \* MERGEFORMAT </w:instrText>
      </w:r>
      <w:r w:rsidR="00E30E69" w:rsidRPr="00E30E69">
        <w:fldChar w:fldCharType="separate"/>
      </w:r>
      <w:ins w:id="286" w:author="Mathieu Lucas" w:date="2024-05-06T17:08:00Z" w16du:dateUtc="2024-05-06T15:08:00Z">
        <w:r w:rsidR="007A5054" w:rsidRPr="007A5054">
          <w:rPr>
            <w:rPrChange w:id="287" w:author="Mathieu Lucas" w:date="2024-05-06T17:08:00Z" w16du:dateUtc="2024-05-06T15:08:00Z">
              <w:rPr>
                <w:b/>
                <w:bCs/>
              </w:rPr>
            </w:rPrChange>
          </w:rPr>
          <w:t xml:space="preserve">Figure </w:t>
        </w:r>
        <w:r w:rsidR="007A5054" w:rsidRPr="007A5054">
          <w:rPr>
            <w:noProof/>
            <w:rPrChange w:id="288" w:author="Mathieu Lucas" w:date="2024-05-06T17:08:00Z" w16du:dateUtc="2024-05-06T15:08:00Z">
              <w:rPr>
                <w:noProof/>
                <w:sz w:val="20"/>
                <w:szCs w:val="20"/>
              </w:rPr>
            </w:rPrChange>
          </w:rPr>
          <w:t>2</w:t>
        </w:r>
      </w:ins>
      <w:ins w:id="289" w:author="Mathieu Lucas" w:date="2024-05-06T16:18:00Z" w16du:dateUtc="2024-05-06T14:18:00Z">
        <w:r w:rsidR="00E30E69" w:rsidRPr="00E30E69">
          <w:fldChar w:fldCharType="end"/>
        </w:r>
        <w:r w:rsidR="00E30E69" w:rsidRPr="00E30E69">
          <w:t>b</w:t>
        </w:r>
      </w:ins>
      <w:del w:id="290" w:author="Mathieu Lucas" w:date="2024-05-06T16:18:00Z" w16du:dateUtc="2024-05-06T14:18:00Z">
        <w:r w:rsidRPr="00E30E69" w:rsidDel="00E30E69">
          <w:fldChar w:fldCharType="begin"/>
        </w:r>
        <w:r w:rsidRPr="00E30E69" w:rsidDel="00E30E69">
          <w:delInstrText>REF _Ref142554944 \h</w:delInstrText>
        </w:r>
      </w:del>
      <w:r w:rsidR="00E30E69">
        <w:instrText xml:space="preserve"> \* MERGEFORMAT </w:instrText>
      </w:r>
      <w:del w:id="291" w:author="Mathieu Lucas" w:date="2024-05-06T16:18:00Z" w16du:dateUtc="2024-05-06T14:18:00Z">
        <w:r w:rsidRPr="00E30E69" w:rsidDel="00E30E69">
          <w:fldChar w:fldCharType="separate"/>
        </w:r>
        <w:r w:rsidR="00EC3AA6" w:rsidRPr="00E30E69" w:rsidDel="00E30E69">
          <w:rPr>
            <w:bCs/>
            <w:i/>
          </w:rPr>
          <w:delText xml:space="preserve">Figure </w:delText>
        </w:r>
        <w:r w:rsidR="00EC3AA6" w:rsidRPr="00E30E69" w:rsidDel="00E30E69">
          <w:rPr>
            <w:bCs/>
            <w:i/>
            <w:noProof/>
          </w:rPr>
          <w:delText>3</w:delText>
        </w:r>
        <w:r w:rsidRPr="00E30E69" w:rsidDel="00E30E69">
          <w:fldChar w:fldCharType="end"/>
        </w:r>
      </w:del>
      <w:r w:rsidRPr="00E30E69">
        <w:t>), parameters (</w:t>
      </w:r>
      <w:r w:rsidRPr="00E30E69">
        <w:rPr>
          <w:i/>
        </w:rPr>
        <w:t>ξ</w:t>
      </w:r>
      <w:r w:rsidRPr="00E30E69">
        <w:t xml:space="preserve">, </w:t>
      </w:r>
      <w:r w:rsidRPr="00E30E69">
        <w:rPr>
          <w:i/>
        </w:rPr>
        <w:t>S</w:t>
      </w:r>
      <w:r w:rsidRPr="00E30E69">
        <w:t xml:space="preserve">, </w:t>
      </w:r>
      <w:r w:rsidRPr="00E30E69">
        <w:rPr>
          <w:i/>
        </w:rPr>
        <w:t>t*</w:t>
      </w:r>
      <w:r w:rsidRPr="00E30E69">
        <w:t>) (</w:t>
      </w:r>
      <w:ins w:id="292" w:author="Mathieu Lucas" w:date="2024-05-06T16:58:00Z" w16du:dateUtc="2024-05-06T14:58:00Z">
        <w:r w:rsidR="00EA472E" w:rsidRPr="00EA472E">
          <w:rPr>
            <w:color w:val="auto"/>
            <w:rPrChange w:id="293" w:author="Mathieu Lucas" w:date="2024-05-06T16:58:00Z" w16du:dateUtc="2024-05-06T14:58:00Z">
              <w:rPr/>
            </w:rPrChange>
          </w:rPr>
          <w:fldChar w:fldCharType="begin"/>
        </w:r>
        <w:r w:rsidR="00EA472E" w:rsidRPr="00EA472E">
          <w:rPr>
            <w:color w:val="auto"/>
            <w:rPrChange w:id="294" w:author="Mathieu Lucas" w:date="2024-05-06T16:58:00Z" w16du:dateUtc="2024-05-06T14:58:00Z">
              <w:rPr/>
            </w:rPrChange>
          </w:rPr>
          <w:instrText xml:space="preserve"> REF _Ref165907113 \h </w:instrText>
        </w:r>
        <w:r w:rsidR="00EA472E" w:rsidRPr="00EA472E">
          <w:rPr>
            <w:color w:val="auto"/>
            <w:rPrChange w:id="295" w:author="Mathieu Lucas" w:date="2024-05-06T16:58:00Z" w16du:dateUtc="2024-05-06T14:58:00Z">
              <w:rPr/>
            </w:rPrChange>
          </w:rPr>
        </w:r>
      </w:ins>
      <w:r w:rsidR="00EA472E" w:rsidRPr="00EA472E">
        <w:rPr>
          <w:color w:val="auto"/>
          <w:rPrChange w:id="296" w:author="Mathieu Lucas" w:date="2024-05-06T16:58:00Z" w16du:dateUtc="2024-05-06T14:58:00Z">
            <w:rPr>
              <w:b/>
              <w:bCs/>
            </w:rPr>
          </w:rPrChange>
        </w:rPr>
        <w:instrText xml:space="preserve"> \* MERGEFORMAT </w:instrText>
      </w:r>
      <w:r w:rsidR="00EA472E" w:rsidRPr="00EA472E">
        <w:rPr>
          <w:color w:val="auto"/>
          <w:rPrChange w:id="297" w:author="Mathieu Lucas" w:date="2024-05-06T16:58:00Z" w16du:dateUtc="2024-05-06T14:58:00Z">
            <w:rPr/>
          </w:rPrChange>
        </w:rPr>
        <w:fldChar w:fldCharType="separate"/>
      </w:r>
      <w:ins w:id="298" w:author="Mathieu Lucas" w:date="2024-05-06T17:08:00Z" w16du:dateUtc="2024-05-06T15:08:00Z">
        <w:r w:rsidR="007A5054" w:rsidRPr="007A5054">
          <w:rPr>
            <w:color w:val="auto"/>
            <w:rPrChange w:id="299" w:author="Mathieu Lucas" w:date="2024-05-06T17:08:00Z" w16du:dateUtc="2024-05-06T15:08:00Z">
              <w:rPr>
                <w:b/>
                <w:bCs/>
                <w:color w:val="auto"/>
              </w:rPr>
            </w:rPrChange>
          </w:rPr>
          <w:t xml:space="preserve">Table </w:t>
        </w:r>
        <w:r w:rsidR="007A5054" w:rsidRPr="007A5054">
          <w:rPr>
            <w:noProof/>
            <w:color w:val="auto"/>
            <w:rPrChange w:id="300" w:author="Mathieu Lucas" w:date="2024-05-06T17:08:00Z" w16du:dateUtc="2024-05-06T15:08:00Z">
              <w:rPr>
                <w:noProof/>
                <w:sz w:val="20"/>
                <w:szCs w:val="20"/>
              </w:rPr>
            </w:rPrChange>
          </w:rPr>
          <w:t>2</w:t>
        </w:r>
      </w:ins>
      <w:ins w:id="301" w:author="Mathieu Lucas" w:date="2024-05-06T16:58:00Z" w16du:dateUtc="2024-05-06T14:58:00Z">
        <w:r w:rsidR="00EA472E" w:rsidRPr="00EA472E">
          <w:rPr>
            <w:color w:val="auto"/>
            <w:rPrChange w:id="302" w:author="Mathieu Lucas" w:date="2024-05-06T16:58:00Z" w16du:dateUtc="2024-05-06T14:58:00Z">
              <w:rPr/>
            </w:rPrChange>
          </w:rPr>
          <w:fldChar w:fldCharType="end"/>
        </w:r>
      </w:ins>
      <w:del w:id="303" w:author="Mathieu Lucas" w:date="2024-05-03T14:57:00Z" w16du:dateUtc="2024-05-03T12:57:00Z">
        <w:r w:rsidRPr="00E30E69" w:rsidDel="00EE4E0E">
          <w:fldChar w:fldCharType="begin"/>
        </w:r>
        <w:r w:rsidRPr="00E30E69" w:rsidDel="00EE4E0E">
          <w:delInstrText>REF _Ref142554990 \h</w:delInstrText>
        </w:r>
      </w:del>
      <w:r w:rsidR="00E30E69">
        <w:instrText xml:space="preserve"> \* MERGEFORMAT </w:instrText>
      </w:r>
      <w:del w:id="304" w:author="Mathieu Lucas" w:date="2024-05-03T14:57:00Z" w16du:dateUtc="2024-05-03T12:57:00Z">
        <w:r w:rsidRPr="00E30E69" w:rsidDel="00EE4E0E">
          <w:fldChar w:fldCharType="separate"/>
        </w:r>
        <w:r w:rsidR="00EC3AA6" w:rsidRPr="00E30E69" w:rsidDel="00EE4E0E">
          <w:rPr>
            <w:i/>
          </w:rPr>
          <w:delText xml:space="preserve">Table </w:delText>
        </w:r>
        <w:r w:rsidR="00EC3AA6" w:rsidRPr="00E30E69" w:rsidDel="00EE4E0E">
          <w:rPr>
            <w:i/>
            <w:noProof/>
          </w:rPr>
          <w:delText>1</w:delText>
        </w:r>
        <w:r w:rsidRPr="00E30E69" w:rsidDel="00EE4E0E">
          <w:fldChar w:fldCharType="end"/>
        </w:r>
      </w:del>
      <w:ins w:id="305" w:author="Mathieu Lucas" w:date="2024-05-03T14:57:00Z" w16du:dateUtc="2024-05-03T12:57:00Z">
        <w:r w:rsidR="00EE4E0E" w:rsidRPr="00E30E69">
          <w:fldChar w:fldCharType="begin"/>
        </w:r>
        <w:r w:rsidR="00EE4E0E" w:rsidRPr="00E30E69">
          <w:instrText>REF _Ref142554990 \h</w:instrText>
        </w:r>
      </w:ins>
      <w:r w:rsidR="00E30E69">
        <w:instrText xml:space="preserve"> \* MERGEFORMAT </w:instrText>
      </w:r>
      <w:ins w:id="306" w:author="Mathieu Lucas" w:date="2024-05-03T14:57:00Z" w16du:dateUtc="2024-05-03T12:57:00Z">
        <w:r w:rsidR="00EE4E0E" w:rsidRPr="00E30E69">
          <w:fldChar w:fldCharType="end"/>
        </w:r>
      </w:ins>
      <w:r w:rsidRPr="00E30E69">
        <w:t xml:space="preserve">) and </w:t>
      </w:r>
      <w:del w:id="307" w:author="Mathieu Lucas" w:date="2024-05-06T16:18:00Z" w16du:dateUtc="2024-05-06T14:18:00Z">
        <w:r w:rsidRPr="00E30E69" w:rsidDel="006F1D3A">
          <w:delText xml:space="preserve">estimated </w:delText>
        </w:r>
      </w:del>
      <w:r w:rsidRPr="00E30E69">
        <w:t>GEV distributions (</w:t>
      </w:r>
      <w:ins w:id="308" w:author="Mathieu Lucas" w:date="2024-05-06T16:18:00Z" w16du:dateUtc="2024-05-06T14:18:00Z">
        <w:r w:rsidR="00E30E69" w:rsidRPr="00E30E69">
          <w:fldChar w:fldCharType="begin"/>
        </w:r>
        <w:r w:rsidR="00E30E69" w:rsidRPr="00E30E69">
          <w:instrText xml:space="preserve"> REF _Ref165904710 \h </w:instrText>
        </w:r>
      </w:ins>
      <w:r w:rsidR="00E30E69">
        <w:instrText xml:space="preserve"> \* MERGEFORMAT </w:instrText>
      </w:r>
      <w:r w:rsidR="00E30E69" w:rsidRPr="00E30E69">
        <w:fldChar w:fldCharType="separate"/>
      </w:r>
      <w:ins w:id="309" w:author="Mathieu Lucas" w:date="2024-05-06T17:08:00Z" w16du:dateUtc="2024-05-06T15:08:00Z">
        <w:r w:rsidR="007A5054" w:rsidRPr="007A5054">
          <w:rPr>
            <w:rPrChange w:id="310" w:author="Mathieu Lucas" w:date="2024-05-06T17:08:00Z" w16du:dateUtc="2024-05-06T15:08:00Z">
              <w:rPr>
                <w:b/>
                <w:bCs/>
              </w:rPr>
            </w:rPrChange>
          </w:rPr>
          <w:t xml:space="preserve">Figure </w:t>
        </w:r>
        <w:r w:rsidR="007A5054" w:rsidRPr="007A5054">
          <w:rPr>
            <w:noProof/>
            <w:rPrChange w:id="311" w:author="Mathieu Lucas" w:date="2024-05-06T17:08:00Z" w16du:dateUtc="2024-05-06T15:08:00Z">
              <w:rPr>
                <w:noProof/>
                <w:sz w:val="20"/>
                <w:szCs w:val="20"/>
              </w:rPr>
            </w:rPrChange>
          </w:rPr>
          <w:t>2</w:t>
        </w:r>
      </w:ins>
      <w:ins w:id="312" w:author="Mathieu Lucas" w:date="2024-05-06T16:18:00Z" w16du:dateUtc="2024-05-06T14:18:00Z">
        <w:r w:rsidR="00E30E69" w:rsidRPr="00E30E69">
          <w:fldChar w:fldCharType="end"/>
        </w:r>
        <w:r w:rsidR="00E30E69" w:rsidRPr="00E30E69">
          <w:t>a</w:t>
        </w:r>
      </w:ins>
      <w:del w:id="313" w:author="Mathieu Lucas" w:date="2024-05-06T16:17:00Z" w16du:dateUtc="2024-05-06T14:17:00Z">
        <w:r w:rsidRPr="00E30E69" w:rsidDel="00E30E69">
          <w:fldChar w:fldCharType="begin"/>
        </w:r>
        <w:r w:rsidRPr="00E30E69" w:rsidDel="00E30E69">
          <w:delInstrText>REF _Ref142555009 \h</w:delInstrText>
        </w:r>
      </w:del>
      <w:r w:rsidR="00E30E69">
        <w:instrText xml:space="preserve"> \* MERGEFORMAT </w:instrText>
      </w:r>
      <w:del w:id="314" w:author="Mathieu Lucas" w:date="2024-05-06T16:17:00Z" w16du:dateUtc="2024-05-06T14:17:00Z">
        <w:r w:rsidRPr="00E30E69" w:rsidDel="00E30E69">
          <w:fldChar w:fldCharType="separate"/>
        </w:r>
        <w:r w:rsidR="00EC3AA6" w:rsidRPr="00E30E69" w:rsidDel="00E30E69">
          <w:rPr>
            <w:bCs/>
            <w:i/>
          </w:rPr>
          <w:delText xml:space="preserve">Figure </w:delText>
        </w:r>
        <w:r w:rsidR="00EC3AA6" w:rsidRPr="00E30E69" w:rsidDel="00E30E69">
          <w:rPr>
            <w:bCs/>
            <w:i/>
            <w:noProof/>
          </w:rPr>
          <w:delText>4</w:delText>
        </w:r>
        <w:r w:rsidRPr="00E30E69" w:rsidDel="00E30E69">
          <w:fldChar w:fldCharType="end"/>
        </w:r>
      </w:del>
      <w:r w:rsidRPr="00E30E69">
        <w:t>).</w:t>
      </w:r>
      <w:r w:rsidR="00676FF2" w:rsidRPr="00FC3C81">
        <w:t xml:space="preserve"> </w:t>
      </w:r>
      <w:del w:id="315" w:author="Mathieu Lucas" w:date="2024-04-30T10:31:00Z" w16du:dateUtc="2024-04-30T08:31:00Z">
        <w:r w:rsidR="00752362" w:rsidRPr="00FC3C81" w:rsidDel="00525A7D">
          <w:delText>We use the</w:delText>
        </w:r>
      </w:del>
      <w:ins w:id="316" w:author="Mathieu Lucas" w:date="2024-05-06T10:12:00Z" w16du:dateUtc="2024-05-06T08:12:00Z">
        <w:r w:rsidR="005F7E57">
          <w:t>T</w:t>
        </w:r>
      </w:ins>
      <w:ins w:id="317" w:author="Mathieu Lucas" w:date="2024-04-30T10:31:00Z" w16du:dateUtc="2024-04-30T08:31:00Z">
        <w:r w:rsidR="00525A7D" w:rsidRPr="00FC3C81">
          <w:t>he</w:t>
        </w:r>
      </w:ins>
      <w:r w:rsidR="00752362" w:rsidRPr="00FC3C81">
        <w:t xml:space="preserve"> plotting position form</w:t>
      </w:r>
      <w:r w:rsidR="00EA5135" w:rsidRPr="00FC3C81">
        <w:t>u</w:t>
      </w:r>
      <w:r w:rsidR="00752362" w:rsidRPr="00FC3C81">
        <w:t>la proposed by Hirsch (1987) in case of a mixed sample with AMAX values from a continuous period and historical discharges larger than a perception threshold</w:t>
      </w:r>
      <w:ins w:id="318" w:author="Mathieu Lucas" w:date="2024-04-30T10:31:00Z" w16du:dateUtc="2024-04-30T08:31:00Z">
        <w:r w:rsidR="00525A7D" w:rsidRPr="00FC3C81">
          <w:t xml:space="preserve"> is applied</w:t>
        </w:r>
      </w:ins>
      <w:r w:rsidR="00752362" w:rsidRPr="00FC3C81">
        <w:t xml:space="preserve">. </w:t>
      </w:r>
      <w:del w:id="319" w:author="Mathieu Lucas" w:date="2024-04-30T10:32:00Z" w16du:dateUtc="2024-04-30T08:32:00Z">
        <w:r w:rsidR="00752362" w:rsidRPr="00FC3C81" w:rsidDel="00525A7D">
          <w:delText>A</w:delText>
        </w:r>
      </w:del>
      <w:ins w:id="320" w:author="Mathieu Lucas" w:date="2024-04-30T10:32:00Z" w16du:dateUtc="2024-04-30T08:32:00Z">
        <w:r w:rsidR="00525A7D" w:rsidRPr="00FC3C81">
          <w:t>The a</w:t>
        </w:r>
      </w:ins>
      <w:r w:rsidR="00752362" w:rsidRPr="00FC3C81">
        <w:t>ppendix gives a procedure in case where historical flood</w:t>
      </w:r>
      <w:ins w:id="321" w:author="Michel Lang" w:date="2024-02-20T07:49:00Z">
        <w:r w:rsidR="00C23F1F" w:rsidRPr="00FC3C81">
          <w:t xml:space="preserve"> discharge</w:t>
        </w:r>
      </w:ins>
      <w:r w:rsidR="00752362" w:rsidRPr="00FC3C81">
        <w:t>s are unknown, using only exceedances of the threshold.</w:t>
      </w:r>
    </w:p>
    <w:p w14:paraId="4BF3F0A5" w14:textId="6F9ECE5D" w:rsidR="00EA7F68" w:rsidRPr="00FC3C81" w:rsidDel="00721BD0" w:rsidRDefault="0034450F">
      <w:pPr>
        <w:pStyle w:val="Style1"/>
        <w:tabs>
          <w:tab w:val="left" w:pos="284"/>
        </w:tabs>
        <w:rPr>
          <w:del w:id="322" w:author="Mathieu Lucas" w:date="2024-05-06T15:25:00Z" w16du:dateUtc="2024-05-06T13:25:00Z"/>
        </w:rPr>
      </w:pPr>
      <w:del w:id="323" w:author="Mathieu Lucas" w:date="2024-05-06T14:48:00Z" w16du:dateUtc="2024-05-06T12:48:00Z">
        <w:r w:rsidRPr="00FC3C81" w:rsidDel="008E47CC">
          <w:rPr>
            <w:noProof/>
          </w:rPr>
          <w:drawing>
            <wp:inline distT="0" distB="0" distL="0" distR="0" wp14:anchorId="2A5633EB" wp14:editId="3A5FC803">
              <wp:extent cx="5760000" cy="4071600"/>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B.JPG"/>
                      <pic:cNvPicPr/>
                    </pic:nvPicPr>
                    <pic:blipFill rotWithShape="1">
                      <a:blip r:embed="rId11">
                        <a:extLst>
                          <a:ext uri="{28A0092B-C50C-407E-A947-70E740481C1C}">
                            <a14:useLocalDpi xmlns:a14="http://schemas.microsoft.com/office/drawing/2010/main" val="0"/>
                          </a:ext>
                        </a:extLst>
                      </a:blip>
                      <a:srcRect t="152" r="27834" b="9132"/>
                      <a:stretch/>
                    </pic:blipFill>
                    <pic:spPr bwMode="auto">
                      <a:xfrm>
                        <a:off x="0" y="0"/>
                        <a:ext cx="5760000" cy="4071600"/>
                      </a:xfrm>
                      <a:prstGeom prst="rect">
                        <a:avLst/>
                      </a:prstGeom>
                      <a:ln>
                        <a:noFill/>
                      </a:ln>
                      <a:extLst>
                        <a:ext uri="{53640926-AAD7-44D8-BBD7-CCE9431645EC}">
                          <a14:shadowObscured xmlns:a14="http://schemas.microsoft.com/office/drawing/2010/main"/>
                        </a:ext>
                      </a:extLst>
                    </pic:spPr>
                  </pic:pic>
                </a:graphicData>
              </a:graphic>
            </wp:inline>
          </w:drawing>
        </w:r>
      </w:del>
    </w:p>
    <w:p w14:paraId="6863CDE5" w14:textId="18567D34" w:rsidR="00EA7F68" w:rsidRPr="00FC3C81" w:rsidDel="008E47CC" w:rsidRDefault="00BE455D">
      <w:pPr>
        <w:pStyle w:val="Style1"/>
        <w:jc w:val="left"/>
        <w:rPr>
          <w:del w:id="324" w:author="Mathieu Lucas" w:date="2024-05-06T14:48:00Z" w16du:dateUtc="2024-05-06T12:48:00Z"/>
          <w:bCs/>
          <w:i/>
        </w:rPr>
        <w:pPrChange w:id="325" w:author="Mathieu Lucas" w:date="2024-05-06T15:25:00Z" w16du:dateUtc="2024-05-06T13:25:00Z">
          <w:pPr>
            <w:pStyle w:val="Style1"/>
          </w:pPr>
        </w:pPrChange>
      </w:pPr>
      <w:bookmarkStart w:id="326" w:name="_Ref142554944"/>
      <w:del w:id="327" w:author="Mathieu Lucas" w:date="2024-05-06T14:48:00Z" w16du:dateUtc="2024-05-06T12:48:00Z">
        <w:r w:rsidRPr="00FC3C81" w:rsidDel="008E47CC">
          <w:rPr>
            <w:bCs/>
            <w:i/>
          </w:rPr>
          <w:delText xml:space="preserve">Figure </w:delText>
        </w:r>
        <w:r w:rsidRPr="00FC3C81" w:rsidDel="008E47CC">
          <w:rPr>
            <w:bCs/>
            <w:i/>
          </w:rPr>
          <w:fldChar w:fldCharType="begin"/>
        </w:r>
        <w:r w:rsidRPr="00FC3C81" w:rsidDel="008E47CC">
          <w:rPr>
            <w:bCs/>
            <w:i/>
          </w:rPr>
          <w:delInstrText>SEQ Figure \* ARABIC</w:delInstrText>
        </w:r>
        <w:r w:rsidRPr="00FC3C81" w:rsidDel="008E47CC">
          <w:rPr>
            <w:bCs/>
            <w:i/>
          </w:rPr>
          <w:fldChar w:fldCharType="separate"/>
        </w:r>
        <w:r w:rsidR="00EC3AA6" w:rsidRPr="00FC3C81" w:rsidDel="008E47CC">
          <w:rPr>
            <w:bCs/>
            <w:i/>
            <w:noProof/>
          </w:rPr>
          <w:delText>3</w:delText>
        </w:r>
        <w:r w:rsidRPr="00FC3C81" w:rsidDel="008E47CC">
          <w:rPr>
            <w:bCs/>
            <w:i/>
          </w:rPr>
          <w:fldChar w:fldCharType="end"/>
        </w:r>
        <w:bookmarkEnd w:id="326"/>
        <w:r w:rsidRPr="00FC3C81" w:rsidDel="008E47CC">
          <w:rPr>
            <w:bCs/>
            <w:i/>
          </w:rPr>
          <w:delText> : Q100 and Q1000 floods with 95% credibility interval</w:delText>
        </w:r>
      </w:del>
      <w:ins w:id="328" w:author="Michel Lang" w:date="2024-02-19T16:01:00Z">
        <w:del w:id="329" w:author="Mathieu Lucas" w:date="2024-05-06T14:48:00Z" w16du:dateUtc="2024-05-06T12:48:00Z">
          <w:r w:rsidR="007C0293" w:rsidRPr="00FC3C81" w:rsidDel="008E47CC">
            <w:rPr>
              <w:bCs/>
              <w:i/>
            </w:rPr>
            <w:delText>s displayed as error bars</w:delText>
          </w:r>
        </w:del>
      </w:ins>
      <w:ins w:id="330" w:author="Michel Lang" w:date="2024-02-19T16:02:00Z">
        <w:del w:id="331" w:author="Mathieu Lucas" w:date="2024-05-06T14:48:00Z" w16du:dateUtc="2024-05-06T12:48:00Z">
          <w:r w:rsidR="007C0293" w:rsidRPr="00FC3C81" w:rsidDel="008E47CC">
            <w:rPr>
              <w:bCs/>
              <w:i/>
            </w:rPr>
            <w:delText>. AMAX</w:delText>
          </w:r>
        </w:del>
      </w:ins>
      <w:ins w:id="332" w:author="Michel Lang" w:date="2024-02-19T16:03:00Z">
        <w:del w:id="333" w:author="Mathieu Lucas" w:date="2024-05-06T14:48:00Z" w16du:dateUtc="2024-05-06T12:48:00Z">
          <w:r w:rsidR="007C0293" w:rsidRPr="00FC3C81" w:rsidDel="008E47CC">
            <w:rPr>
              <w:bCs/>
              <w:i/>
            </w:rPr>
            <w:delText xml:space="preserve"> long refers to an annual maximum sample on the </w:delText>
          </w:r>
        </w:del>
      </w:ins>
      <w:del w:id="334" w:author="Mathieu Lucas" w:date="2024-05-06T14:48:00Z" w16du:dateUtc="2024-05-06T12:48:00Z">
        <w:r w:rsidRPr="00FC3C81" w:rsidDel="008E47CC">
          <w:rPr>
            <w:bCs/>
            <w:i/>
          </w:rPr>
          <w:delText xml:space="preserve"> (1816-2020 period)</w:delText>
        </w:r>
      </w:del>
      <w:ins w:id="335" w:author="Michel Lang" w:date="2024-02-19T16:03:00Z">
        <w:del w:id="336" w:author="Mathieu Lucas" w:date="2024-05-06T14:48:00Z" w16du:dateUtc="2024-05-06T12:48:00Z">
          <w:r w:rsidR="00D56658" w:rsidRPr="00FC3C81" w:rsidDel="008E47CC">
            <w:rPr>
              <w:bCs/>
              <w:i/>
            </w:rPr>
            <w:delText xml:space="preserve">; AMAX short refers to an </w:delText>
          </w:r>
        </w:del>
      </w:ins>
      <w:ins w:id="337" w:author="Michel Lang" w:date="2024-02-19T16:04:00Z">
        <w:del w:id="338" w:author="Mathieu Lucas" w:date="2024-05-06T14:48:00Z" w16du:dateUtc="2024-05-06T12:48:00Z">
          <w:r w:rsidR="00D56658" w:rsidRPr="00FC3C81" w:rsidDel="008E47CC">
            <w:rPr>
              <w:bCs/>
              <w:i/>
            </w:rPr>
            <w:delText>AMAX</w:delText>
          </w:r>
        </w:del>
      </w:ins>
      <w:ins w:id="339" w:author="Michel Lang" w:date="2024-02-19T16:03:00Z">
        <w:del w:id="340" w:author="Mathieu Lucas" w:date="2024-05-06T14:48:00Z" w16du:dateUtc="2024-05-06T12:48:00Z">
          <w:r w:rsidR="00D56658" w:rsidRPr="00FC3C81" w:rsidDel="008E47CC">
            <w:rPr>
              <w:bCs/>
              <w:i/>
            </w:rPr>
            <w:delText xml:space="preserve"> sample on the 1</w:delText>
          </w:r>
        </w:del>
      </w:ins>
      <w:ins w:id="341" w:author="Michel Lang" w:date="2024-02-19T16:04:00Z">
        <w:del w:id="342" w:author="Mathieu Lucas" w:date="2024-05-06T14:48:00Z" w16du:dateUtc="2024-05-06T12:48:00Z">
          <w:r w:rsidR="00D56658" w:rsidRPr="00FC3C81" w:rsidDel="008E47CC">
            <w:rPr>
              <w:bCs/>
              <w:i/>
            </w:rPr>
            <w:delText>970</w:delText>
          </w:r>
        </w:del>
      </w:ins>
      <w:ins w:id="343" w:author="Michel Lang" w:date="2024-02-19T16:03:00Z">
        <w:del w:id="344" w:author="Mathieu Lucas" w:date="2024-05-06T14:48:00Z" w16du:dateUtc="2024-05-06T12:48:00Z">
          <w:r w:rsidR="00D56658" w:rsidRPr="00FC3C81" w:rsidDel="008E47CC">
            <w:rPr>
              <w:bCs/>
              <w:i/>
            </w:rPr>
            <w:delText xml:space="preserve">-2020 period; </w:delText>
          </w:r>
        </w:del>
      </w:ins>
      <w:ins w:id="345" w:author="Michel Lang" w:date="2024-02-19T16:04:00Z">
        <w:del w:id="346" w:author="Mathieu Lucas" w:date="2024-05-06T14:48:00Z" w16du:dateUtc="2024-05-06T12:48:00Z">
          <w:r w:rsidR="00D56658" w:rsidRPr="00FC3C81" w:rsidDel="008E47CC">
            <w:rPr>
              <w:bCs/>
              <w:i/>
            </w:rPr>
            <w:delText>Mixed A-B-C-D refer to a mixed sample (“historical</w:delText>
          </w:r>
        </w:del>
      </w:ins>
      <w:ins w:id="347" w:author="Michel Lang" w:date="2024-02-19T16:05:00Z">
        <w:del w:id="348" w:author="Mathieu Lucas" w:date="2024-05-06T14:48:00Z" w16du:dateUtc="2024-05-06T12:48:00Z">
          <w:r w:rsidR="00D56658" w:rsidRPr="00FC3C81" w:rsidDel="008E47CC">
            <w:rPr>
              <w:bCs/>
              <w:i/>
            </w:rPr>
            <w:delText xml:space="preserve">” floods on the 1816-1969 period and AMAX 1970-2020) and </w:delText>
          </w:r>
        </w:del>
      </w:ins>
      <w:ins w:id="349" w:author="Michel Lang" w:date="2024-02-19T16:06:00Z">
        <w:del w:id="350" w:author="Mathieu Lucas" w:date="2024-05-06T14:48:00Z" w16du:dateUtc="2024-05-06T12:48:00Z">
          <w:r w:rsidR="00D56658" w:rsidRPr="00FC3C81" w:rsidDel="008E47CC">
            <w:rPr>
              <w:bCs/>
              <w:i/>
            </w:rPr>
            <w:delText>various</w:delText>
          </w:r>
        </w:del>
      </w:ins>
      <w:ins w:id="351" w:author="Michel Lang" w:date="2024-02-19T16:05:00Z">
        <w:del w:id="352" w:author="Mathieu Lucas" w:date="2024-05-06T14:48:00Z" w16du:dateUtc="2024-05-06T12:48:00Z">
          <w:r w:rsidR="00D56658" w:rsidRPr="00FC3C81" w:rsidDel="008E47CC">
            <w:rPr>
              <w:bCs/>
              <w:i/>
            </w:rPr>
            <w:delText xml:space="preserve"> </w:delText>
          </w:r>
        </w:del>
      </w:ins>
      <w:ins w:id="353" w:author="Michel Lang" w:date="2024-02-19T16:06:00Z">
        <w:del w:id="354" w:author="Mathieu Lucas" w:date="2024-05-06T14:48:00Z" w16du:dateUtc="2024-05-06T12:48:00Z">
          <w:r w:rsidR="00D56658" w:rsidRPr="00FC3C81" w:rsidDel="008E47CC">
            <w:rPr>
              <w:bCs/>
              <w:i/>
            </w:rPr>
            <w:delText>statistical models (refer to text for explanation)</w:delText>
          </w:r>
        </w:del>
      </w:ins>
      <w:del w:id="355" w:author="Mathieu Lucas" w:date="2024-05-06T14:48:00Z" w16du:dateUtc="2024-05-06T12:48:00Z">
        <w:r w:rsidR="00FC7FE3" w:rsidRPr="00FC3C81" w:rsidDel="008E47CC">
          <w:rPr>
            <w:bCs/>
            <w:i/>
          </w:rPr>
          <w:delText>.</w:delText>
        </w:r>
      </w:del>
    </w:p>
    <w:p w14:paraId="57DEAFDE" w14:textId="7E064FE9" w:rsidR="00EA7F68" w:rsidRPr="00FC3C81" w:rsidRDefault="00BE455D">
      <w:pPr>
        <w:pStyle w:val="Style1"/>
        <w:tabs>
          <w:tab w:val="left" w:pos="284"/>
        </w:tabs>
        <w:pPrChange w:id="356" w:author="Mathieu Lucas" w:date="2024-05-06T15:25:00Z" w16du:dateUtc="2024-05-06T13:25:00Z">
          <w:pPr>
            <w:jc w:val="both"/>
          </w:pPr>
        </w:pPrChange>
      </w:pPr>
      <w:bookmarkStart w:id="357" w:name="_Ref142554990"/>
      <w:del w:id="358" w:author="Mathieu Lucas" w:date="2024-05-06T14:48:00Z" w16du:dateUtc="2024-05-06T12:48:00Z">
        <w:r w:rsidRPr="00FC3C81" w:rsidDel="008E47CC">
          <w:delText xml:space="preserve">Table </w:delText>
        </w:r>
      </w:del>
      <w:del w:id="359" w:author="Mathieu Lucas" w:date="2024-05-03T14:57:00Z" w16du:dateUtc="2024-05-03T12:57:00Z">
        <w:r w:rsidRPr="00FC3C81" w:rsidDel="00CB0AFD">
          <w:fldChar w:fldCharType="begin"/>
        </w:r>
        <w:r w:rsidRPr="00FC3C81" w:rsidDel="00CB0AFD">
          <w:delInstrText>SEQ Tableau \* ARABIC</w:delInstrText>
        </w:r>
        <w:r w:rsidRPr="00FC3C81" w:rsidDel="00CB0AFD">
          <w:fldChar w:fldCharType="separate"/>
        </w:r>
        <w:r w:rsidR="00EC3AA6" w:rsidRPr="00FC3C81" w:rsidDel="00CB0AFD">
          <w:rPr>
            <w:noProof/>
          </w:rPr>
          <w:delText>1</w:delText>
        </w:r>
        <w:r w:rsidRPr="00FC3C81" w:rsidDel="00CB0AFD">
          <w:fldChar w:fldCharType="end"/>
        </w:r>
        <w:bookmarkEnd w:id="357"/>
        <w:r w:rsidRPr="00FC3C81" w:rsidDel="00CB0AFD">
          <w:delText> </w:delText>
        </w:r>
      </w:del>
      <w:del w:id="360" w:author="Mathieu Lucas" w:date="2024-05-06T14:48:00Z" w16du:dateUtc="2024-05-06T12:48:00Z">
        <w:r w:rsidRPr="00FC3C81" w:rsidDel="008E47CC">
          <w:delText xml:space="preserve">: Maxpost estimation </w:delText>
        </w:r>
        <w:r w:rsidR="004E0CF9" w:rsidRPr="00FC3C81" w:rsidDel="008E47CC">
          <w:delText>±</w:delText>
        </w:r>
        <w:r w:rsidRPr="00FC3C81" w:rsidDel="008E47CC">
          <w:delText xml:space="preserve"> posterior standard deviation</w:delText>
        </w:r>
        <w:r w:rsidR="0063144D" w:rsidRPr="00FC3C81" w:rsidDel="008E47CC">
          <w:delText>/maxpost estimation</w:delText>
        </w:r>
      </w:del>
      <w:ins w:id="361" w:author="Michel Lang" w:date="2024-02-19T16:02:00Z">
        <w:del w:id="362" w:author="Mathieu Lucas" w:date="2024-05-06T14:48:00Z" w16du:dateUtc="2024-05-06T12:48:00Z">
          <w:r w:rsidR="007C0293" w:rsidRPr="00FC3C81" w:rsidDel="008E47CC">
            <w:delText xml:space="preserve"> expressed in percentage</w:delText>
          </w:r>
        </w:del>
      </w:ins>
      <w:del w:id="363" w:author="Mathieu Lucas" w:date="2024-05-06T14:48:00Z" w16du:dateUtc="2024-05-06T12:48:00Z">
        <w:r w:rsidRPr="00FC3C81" w:rsidDel="008E47CC">
          <w:delText xml:space="preserve"> for </w:delText>
        </w:r>
        <w:r w:rsidRPr="00FC3C81" w:rsidDel="008E47CC">
          <w:rPr>
            <w:bCs/>
          </w:rPr>
          <w:delText xml:space="preserve">Q100 and Q1000 floods, and </w:delText>
        </w:r>
        <w:r w:rsidRPr="00FC3C81" w:rsidDel="008E47CC">
          <w:delText>(ξ, S, t*) parameters (</w:delText>
        </w:r>
        <w:r w:rsidRPr="00FC3C81" w:rsidDel="008E47CC">
          <w:rPr>
            <w:bCs/>
          </w:rPr>
          <w:delText>1816-2020 period)</w:delText>
        </w:r>
      </w:del>
    </w:p>
    <w:p w14:paraId="104B01E5" w14:textId="709EC467" w:rsidR="008E47CC" w:rsidRPr="007A5BA7" w:rsidRDefault="008E47CC">
      <w:pPr>
        <w:pStyle w:val="Lgende"/>
        <w:keepNext/>
        <w:jc w:val="center"/>
        <w:rPr>
          <w:ins w:id="364" w:author="Mathieu Lucas" w:date="2024-05-06T14:48:00Z" w16du:dateUtc="2024-05-06T12:48:00Z"/>
          <w:sz w:val="20"/>
          <w:szCs w:val="20"/>
          <w:rPrChange w:id="365" w:author="Mathieu Lucas" w:date="2024-05-06T14:50:00Z" w16du:dateUtc="2024-05-06T12:50:00Z">
            <w:rPr>
              <w:ins w:id="366" w:author="Mathieu Lucas" w:date="2024-05-06T14:48:00Z" w16du:dateUtc="2024-05-06T12:48:00Z"/>
            </w:rPr>
          </w:rPrChange>
        </w:rPr>
        <w:pPrChange w:id="367" w:author="Mathieu Lucas" w:date="2024-05-06T14:49:00Z" w16du:dateUtc="2024-05-06T12:49:00Z">
          <w:pPr/>
        </w:pPrChange>
      </w:pPr>
      <w:bookmarkStart w:id="368" w:name="_Ref165907113"/>
      <w:ins w:id="369" w:author="Mathieu Lucas" w:date="2024-05-06T14:48:00Z" w16du:dateUtc="2024-05-06T12:48:00Z">
        <w:r w:rsidRPr="007A5BA7">
          <w:rPr>
            <w:sz w:val="20"/>
            <w:szCs w:val="20"/>
            <w:rPrChange w:id="370" w:author="Mathieu Lucas" w:date="2024-05-06T14:50:00Z" w16du:dateUtc="2024-05-06T12:50:00Z">
              <w:rPr>
                <w:b/>
                <w:bCs/>
              </w:rPr>
            </w:rPrChange>
          </w:rPr>
          <w:t xml:space="preserve">Table </w:t>
        </w:r>
        <w:r w:rsidRPr="007A5BA7">
          <w:rPr>
            <w:sz w:val="20"/>
            <w:szCs w:val="20"/>
            <w:rPrChange w:id="371" w:author="Mathieu Lucas" w:date="2024-05-06T14:50:00Z" w16du:dateUtc="2024-05-06T12:50:00Z">
              <w:rPr>
                <w:b/>
                <w:bCs/>
              </w:rPr>
            </w:rPrChange>
          </w:rPr>
          <w:fldChar w:fldCharType="begin"/>
        </w:r>
        <w:r w:rsidRPr="007A5BA7">
          <w:rPr>
            <w:sz w:val="20"/>
            <w:szCs w:val="20"/>
            <w:rPrChange w:id="372" w:author="Mathieu Lucas" w:date="2024-05-06T14:50:00Z" w16du:dateUtc="2024-05-06T12:50:00Z">
              <w:rPr>
                <w:b/>
                <w:bCs/>
              </w:rPr>
            </w:rPrChange>
          </w:rPr>
          <w:instrText xml:space="preserve"> SEQ Table \* ARABIC </w:instrText>
        </w:r>
      </w:ins>
      <w:r w:rsidRPr="007A5BA7">
        <w:rPr>
          <w:sz w:val="20"/>
          <w:szCs w:val="20"/>
          <w:rPrChange w:id="373" w:author="Mathieu Lucas" w:date="2024-05-06T14:50:00Z" w16du:dateUtc="2024-05-06T12:50:00Z">
            <w:rPr>
              <w:b/>
              <w:bCs/>
            </w:rPr>
          </w:rPrChange>
        </w:rPr>
        <w:fldChar w:fldCharType="separate"/>
      </w:r>
      <w:ins w:id="374" w:author="Mathieu Lucas" w:date="2024-05-06T17:08:00Z" w16du:dateUtc="2024-05-06T15:08:00Z">
        <w:r w:rsidR="007A5054">
          <w:rPr>
            <w:noProof/>
            <w:sz w:val="20"/>
            <w:szCs w:val="20"/>
          </w:rPr>
          <w:t>2</w:t>
        </w:r>
      </w:ins>
      <w:ins w:id="375" w:author="Mathieu Lucas" w:date="2024-05-06T14:48:00Z" w16du:dateUtc="2024-05-06T12:48:00Z">
        <w:r w:rsidRPr="007A5BA7">
          <w:rPr>
            <w:sz w:val="20"/>
            <w:szCs w:val="20"/>
            <w:rPrChange w:id="376" w:author="Mathieu Lucas" w:date="2024-05-06T14:50:00Z" w16du:dateUtc="2024-05-06T12:50:00Z">
              <w:rPr>
                <w:b/>
                <w:bCs/>
              </w:rPr>
            </w:rPrChange>
          </w:rPr>
          <w:fldChar w:fldCharType="end"/>
        </w:r>
        <w:bookmarkEnd w:id="368"/>
        <w:r w:rsidRPr="007A5BA7">
          <w:rPr>
            <w:sz w:val="20"/>
            <w:szCs w:val="20"/>
            <w:rPrChange w:id="377" w:author="Mathieu Lucas" w:date="2024-05-06T14:50:00Z" w16du:dateUtc="2024-05-06T12:50:00Z">
              <w:rPr>
                <w:b/>
                <w:bCs/>
              </w:rPr>
            </w:rPrChange>
          </w:rPr>
          <w:t xml:space="preserve">: </w:t>
        </w:r>
        <w:r w:rsidRPr="007A5BA7">
          <w:rPr>
            <w:b w:val="0"/>
            <w:bCs w:val="0"/>
            <w:i/>
            <w:sz w:val="20"/>
            <w:szCs w:val="20"/>
            <w:rPrChange w:id="378" w:author="Mathieu Lucas" w:date="2024-05-06T14:50:00Z" w16du:dateUtc="2024-05-06T12:50:00Z">
              <w:rPr>
                <w:b/>
                <w:bCs/>
                <w:i/>
              </w:rPr>
            </w:rPrChange>
          </w:rPr>
          <w:t xml:space="preserve">Maxpost estimation ± posterior standard deviation expressed in percentage for </w:t>
        </w:r>
        <w:r w:rsidRPr="007A5BA7">
          <w:rPr>
            <w:b w:val="0"/>
            <w:bCs w:val="0"/>
            <w:i/>
            <w:sz w:val="20"/>
            <w:szCs w:val="20"/>
            <w:rPrChange w:id="379" w:author="Mathieu Lucas" w:date="2024-05-06T14:50:00Z" w16du:dateUtc="2024-05-06T12:50:00Z">
              <w:rPr>
                <w:b/>
                <w:i/>
              </w:rPr>
            </w:rPrChange>
          </w:rPr>
          <w:t xml:space="preserve">Q100 and Q1000 floods, and </w:t>
        </w:r>
        <w:r w:rsidRPr="007A5BA7">
          <w:rPr>
            <w:b w:val="0"/>
            <w:bCs w:val="0"/>
            <w:sz w:val="20"/>
            <w:szCs w:val="20"/>
            <w:rPrChange w:id="380" w:author="Mathieu Lucas" w:date="2024-05-06T14:50:00Z" w16du:dateUtc="2024-05-06T12:50:00Z">
              <w:rPr>
                <w:b/>
                <w:bCs/>
              </w:rPr>
            </w:rPrChange>
          </w:rPr>
          <w:t>(</w:t>
        </w:r>
        <w:r w:rsidRPr="007A5BA7">
          <w:rPr>
            <w:b w:val="0"/>
            <w:bCs w:val="0"/>
            <w:i/>
            <w:sz w:val="20"/>
            <w:szCs w:val="20"/>
            <w:rPrChange w:id="381" w:author="Mathieu Lucas" w:date="2024-05-06T14:50:00Z" w16du:dateUtc="2024-05-06T12:50:00Z">
              <w:rPr>
                <w:b/>
                <w:bCs/>
                <w:i/>
              </w:rPr>
            </w:rPrChange>
          </w:rPr>
          <w:t>ξ</w:t>
        </w:r>
        <w:r w:rsidRPr="007A5BA7">
          <w:rPr>
            <w:b w:val="0"/>
            <w:bCs w:val="0"/>
            <w:sz w:val="20"/>
            <w:szCs w:val="20"/>
            <w:rPrChange w:id="382" w:author="Mathieu Lucas" w:date="2024-05-06T14:50:00Z" w16du:dateUtc="2024-05-06T12:50:00Z">
              <w:rPr>
                <w:b/>
                <w:bCs/>
              </w:rPr>
            </w:rPrChange>
          </w:rPr>
          <w:t xml:space="preserve">, </w:t>
        </w:r>
        <w:r w:rsidRPr="007A5BA7">
          <w:rPr>
            <w:b w:val="0"/>
            <w:bCs w:val="0"/>
            <w:i/>
            <w:sz w:val="20"/>
            <w:szCs w:val="20"/>
            <w:rPrChange w:id="383" w:author="Mathieu Lucas" w:date="2024-05-06T14:50:00Z" w16du:dateUtc="2024-05-06T12:50:00Z">
              <w:rPr>
                <w:b/>
                <w:bCs/>
                <w:i/>
              </w:rPr>
            </w:rPrChange>
          </w:rPr>
          <w:t>S, t*) parameters (</w:t>
        </w:r>
        <w:r w:rsidRPr="007A5BA7">
          <w:rPr>
            <w:b w:val="0"/>
            <w:bCs w:val="0"/>
            <w:i/>
            <w:sz w:val="20"/>
            <w:szCs w:val="20"/>
            <w:rPrChange w:id="384" w:author="Mathieu Lucas" w:date="2024-05-06T14:50:00Z" w16du:dateUtc="2024-05-06T12:50:00Z">
              <w:rPr>
                <w:b/>
                <w:i/>
              </w:rPr>
            </w:rPrChange>
          </w:rPr>
          <w:t>1816-2020 period)</w:t>
        </w:r>
      </w:ins>
    </w:p>
    <w:tbl>
      <w:tblPr>
        <w:tblStyle w:val="Grilledutableau"/>
        <w:tblW w:w="9634" w:type="dxa"/>
        <w:tblLayout w:type="fixed"/>
        <w:tblLook w:val="04A0" w:firstRow="1" w:lastRow="0" w:firstColumn="1" w:lastColumn="0" w:noHBand="0" w:noVBand="1"/>
        <w:tblPrChange w:id="385" w:author="Mathieu Lucas" w:date="2024-05-06T15:25:00Z" w16du:dateUtc="2024-05-06T13:25:00Z">
          <w:tblPr>
            <w:tblStyle w:val="Grilledutableau"/>
            <w:tblW w:w="9209" w:type="dxa"/>
            <w:tblLayout w:type="fixed"/>
            <w:tblLook w:val="04A0" w:firstRow="1" w:lastRow="0" w:firstColumn="1" w:lastColumn="0" w:noHBand="0" w:noVBand="1"/>
          </w:tblPr>
        </w:tblPrChange>
      </w:tblPr>
      <w:tblGrid>
        <w:gridCol w:w="1205"/>
        <w:gridCol w:w="775"/>
        <w:gridCol w:w="1276"/>
        <w:gridCol w:w="1417"/>
        <w:gridCol w:w="992"/>
        <w:gridCol w:w="993"/>
        <w:gridCol w:w="992"/>
        <w:gridCol w:w="992"/>
        <w:gridCol w:w="992"/>
        <w:tblGridChange w:id="386">
          <w:tblGrid>
            <w:gridCol w:w="1205"/>
            <w:gridCol w:w="775"/>
            <w:gridCol w:w="1276"/>
            <w:gridCol w:w="1275"/>
            <w:gridCol w:w="142"/>
            <w:gridCol w:w="851"/>
            <w:gridCol w:w="141"/>
            <w:gridCol w:w="851"/>
            <w:gridCol w:w="142"/>
            <w:gridCol w:w="850"/>
            <w:gridCol w:w="142"/>
            <w:gridCol w:w="850"/>
            <w:gridCol w:w="142"/>
            <w:gridCol w:w="567"/>
            <w:gridCol w:w="284"/>
            <w:gridCol w:w="141"/>
          </w:tblGrid>
        </w:tblGridChange>
      </w:tblGrid>
      <w:tr w:rsidR="00FA7DA9" w:rsidRPr="00FC3C81" w14:paraId="3E8C33A8" w14:textId="77777777" w:rsidTr="00721BD0">
        <w:trPr>
          <w:trHeight w:val="456"/>
          <w:trPrChange w:id="387" w:author="Mathieu Lucas" w:date="2024-05-06T15:25:00Z" w16du:dateUtc="2024-05-06T13:25:00Z">
            <w:trPr>
              <w:gridAfter w:val="0"/>
            </w:trPr>
          </w:trPrChange>
        </w:trPr>
        <w:tc>
          <w:tcPr>
            <w:tcW w:w="1980" w:type="dxa"/>
            <w:gridSpan w:val="2"/>
            <w:vMerge w:val="restart"/>
            <w:vAlign w:val="center"/>
            <w:tcPrChange w:id="388" w:author="Mathieu Lucas" w:date="2024-05-06T15:25:00Z" w16du:dateUtc="2024-05-06T13:25:00Z">
              <w:tcPr>
                <w:tcW w:w="1980" w:type="dxa"/>
                <w:gridSpan w:val="2"/>
                <w:vMerge w:val="restart"/>
                <w:vAlign w:val="center"/>
              </w:tcPr>
            </w:tcPrChange>
          </w:tcPr>
          <w:p w14:paraId="643CE98D" w14:textId="7D02D834" w:rsidR="009811C8" w:rsidRPr="00FA7DA9" w:rsidRDefault="009811C8" w:rsidP="00164CE3">
            <w:pPr>
              <w:pStyle w:val="Style1"/>
              <w:tabs>
                <w:tab w:val="left" w:pos="284"/>
              </w:tabs>
              <w:jc w:val="center"/>
              <w:rPr>
                <w:sz w:val="20"/>
                <w:szCs w:val="20"/>
                <w:rPrChange w:id="389" w:author="Mathieu Lucas" w:date="2024-05-06T15:00:00Z" w16du:dateUtc="2024-05-06T13:00:00Z">
                  <w:rPr/>
                </w:rPrChange>
              </w:rPr>
            </w:pPr>
            <w:r w:rsidRPr="00FA7DA9">
              <w:rPr>
                <w:b/>
                <w:sz w:val="20"/>
                <w:szCs w:val="20"/>
              </w:rPr>
              <w:t>Data set</w:t>
            </w:r>
          </w:p>
        </w:tc>
        <w:tc>
          <w:tcPr>
            <w:tcW w:w="2693" w:type="dxa"/>
            <w:gridSpan w:val="2"/>
            <w:vAlign w:val="center"/>
            <w:tcPrChange w:id="390" w:author="Mathieu Lucas" w:date="2024-05-06T15:25:00Z" w16du:dateUtc="2024-05-06T13:25:00Z">
              <w:tcPr>
                <w:tcW w:w="2551" w:type="dxa"/>
                <w:gridSpan w:val="2"/>
              </w:tcPr>
            </w:tcPrChange>
          </w:tcPr>
          <w:p w14:paraId="1D5F09B9" w14:textId="0CA54EC6" w:rsidR="009811C8" w:rsidRPr="00FA7DA9" w:rsidRDefault="009811C8" w:rsidP="003057D6">
            <w:pPr>
              <w:jc w:val="center"/>
              <w:rPr>
                <w:iCs/>
                <w:sz w:val="20"/>
                <w:szCs w:val="20"/>
                <w:rPrChange w:id="391" w:author="Mathieu Lucas" w:date="2024-05-06T15:00:00Z" w16du:dateUtc="2024-05-06T13:00:00Z">
                  <w:rPr>
                    <w:i/>
                    <w:sz w:val="20"/>
                    <w:szCs w:val="20"/>
                  </w:rPr>
                </w:rPrChange>
              </w:rPr>
            </w:pPr>
            <w:r w:rsidRPr="00FA7DA9">
              <w:rPr>
                <w:iCs/>
                <w:sz w:val="20"/>
                <w:szCs w:val="20"/>
                <w:rPrChange w:id="392" w:author="Mathieu Lucas" w:date="2024-05-06T15:00:00Z" w16du:dateUtc="2024-05-06T13:00:00Z">
                  <w:rPr>
                    <w:i/>
                    <w:sz w:val="20"/>
                    <w:szCs w:val="20"/>
                  </w:rPr>
                </w:rPrChange>
              </w:rPr>
              <w:t>AMAX values</w:t>
            </w:r>
          </w:p>
        </w:tc>
        <w:tc>
          <w:tcPr>
            <w:tcW w:w="4961" w:type="dxa"/>
            <w:gridSpan w:val="5"/>
            <w:vAlign w:val="center"/>
            <w:tcPrChange w:id="393" w:author="Mathieu Lucas" w:date="2024-05-06T15:25:00Z" w16du:dateUtc="2024-05-06T13:25:00Z">
              <w:tcPr>
                <w:tcW w:w="4678" w:type="dxa"/>
                <w:gridSpan w:val="10"/>
              </w:tcPr>
            </w:tcPrChange>
          </w:tcPr>
          <w:p w14:paraId="1BD7BD77" w14:textId="5AC2B91C" w:rsidR="009811C8" w:rsidRPr="00FA7DA9" w:rsidRDefault="009811C8" w:rsidP="003057D6">
            <w:pPr>
              <w:jc w:val="center"/>
              <w:rPr>
                <w:iCs/>
                <w:sz w:val="20"/>
                <w:szCs w:val="20"/>
                <w:rPrChange w:id="394" w:author="Mathieu Lucas" w:date="2024-05-06T15:00:00Z" w16du:dateUtc="2024-05-06T13:00:00Z">
                  <w:rPr>
                    <w:i/>
                    <w:sz w:val="20"/>
                    <w:szCs w:val="20"/>
                  </w:rPr>
                </w:rPrChange>
              </w:rPr>
            </w:pPr>
            <w:r w:rsidRPr="00FA7DA9">
              <w:rPr>
                <w:iCs/>
                <w:sz w:val="20"/>
                <w:szCs w:val="20"/>
                <w:rPrChange w:id="395" w:author="Mathieu Lucas" w:date="2024-05-06T15:00:00Z" w16du:dateUtc="2024-05-06T13:00:00Z">
                  <w:rPr>
                    <w:i/>
                    <w:sz w:val="20"/>
                    <w:szCs w:val="20"/>
                  </w:rPr>
                </w:rPrChange>
              </w:rPr>
              <w:t>AMAX short + historical data (1816-1969)</w:t>
            </w:r>
          </w:p>
        </w:tc>
      </w:tr>
      <w:tr w:rsidR="008819AE" w:rsidRPr="00FC3C81" w14:paraId="7901873B" w14:textId="77777777" w:rsidTr="00721BD0">
        <w:tblPrEx>
          <w:tblPrExChange w:id="396" w:author="Mathieu Lucas" w:date="2024-05-06T15:25:00Z" w16du:dateUtc="2024-05-06T13:25:00Z">
            <w:tblPrEx>
              <w:tblW w:w="9634" w:type="dxa"/>
            </w:tblPrEx>
          </w:tblPrExChange>
        </w:tblPrEx>
        <w:trPr>
          <w:trHeight w:val="562"/>
        </w:trPr>
        <w:tc>
          <w:tcPr>
            <w:tcW w:w="1980" w:type="dxa"/>
            <w:gridSpan w:val="2"/>
            <w:vMerge/>
            <w:tcPrChange w:id="397" w:author="Mathieu Lucas" w:date="2024-05-06T15:25:00Z" w16du:dateUtc="2024-05-06T13:25:00Z">
              <w:tcPr>
                <w:tcW w:w="1980" w:type="dxa"/>
                <w:gridSpan w:val="2"/>
                <w:vMerge/>
              </w:tcPr>
            </w:tcPrChange>
          </w:tcPr>
          <w:p w14:paraId="44CBF625" w14:textId="48DD81C3" w:rsidR="001118C9" w:rsidRPr="00FA7DA9" w:rsidRDefault="001118C9" w:rsidP="00164CE3">
            <w:pPr>
              <w:pStyle w:val="Style1"/>
              <w:tabs>
                <w:tab w:val="left" w:pos="284"/>
              </w:tabs>
              <w:jc w:val="center"/>
              <w:rPr>
                <w:sz w:val="20"/>
                <w:szCs w:val="20"/>
                <w:rPrChange w:id="398" w:author="Mathieu Lucas" w:date="2024-05-06T15:00:00Z" w16du:dateUtc="2024-05-06T13:00:00Z">
                  <w:rPr/>
                </w:rPrChange>
              </w:rPr>
            </w:pPr>
          </w:p>
        </w:tc>
        <w:tc>
          <w:tcPr>
            <w:tcW w:w="1276" w:type="dxa"/>
            <w:shd w:val="clear" w:color="auto" w:fill="C80030"/>
            <w:vAlign w:val="center"/>
            <w:tcPrChange w:id="399" w:author="Mathieu Lucas" w:date="2024-05-06T15:25:00Z" w16du:dateUtc="2024-05-06T13:25:00Z">
              <w:tcPr>
                <w:tcW w:w="1276" w:type="dxa"/>
                <w:shd w:val="clear" w:color="auto" w:fill="C80030"/>
                <w:vAlign w:val="center"/>
              </w:tcPr>
            </w:tcPrChange>
          </w:tcPr>
          <w:p w14:paraId="0035244B" w14:textId="77777777" w:rsidR="001118C9" w:rsidRPr="00FA7DA9" w:rsidRDefault="001118C9" w:rsidP="003057D6">
            <w:pPr>
              <w:pStyle w:val="Style1"/>
              <w:tabs>
                <w:tab w:val="left" w:pos="284"/>
              </w:tabs>
              <w:spacing w:after="0" w:line="240" w:lineRule="auto"/>
              <w:jc w:val="center"/>
              <w:rPr>
                <w:iCs/>
                <w:sz w:val="20"/>
                <w:szCs w:val="20"/>
                <w:rPrChange w:id="400" w:author="Mathieu Lucas" w:date="2024-05-06T15:00:00Z" w16du:dateUtc="2024-05-06T13:00:00Z">
                  <w:rPr>
                    <w:i/>
                    <w:sz w:val="18"/>
                    <w:szCs w:val="18"/>
                  </w:rPr>
                </w:rPrChange>
              </w:rPr>
            </w:pPr>
            <w:r w:rsidRPr="00FA7DA9">
              <w:rPr>
                <w:iCs/>
                <w:sz w:val="20"/>
                <w:szCs w:val="20"/>
                <w:rPrChange w:id="401" w:author="Mathieu Lucas" w:date="2024-05-06T15:00:00Z" w16du:dateUtc="2024-05-06T13:00:00Z">
                  <w:rPr>
                    <w:i/>
                    <w:sz w:val="18"/>
                    <w:szCs w:val="18"/>
                  </w:rPr>
                </w:rPrChange>
              </w:rPr>
              <w:t>AMAX long</w:t>
            </w:r>
          </w:p>
          <w:p w14:paraId="5FAEC168" w14:textId="06A201BE" w:rsidR="009811C8" w:rsidRPr="00FA7DA9" w:rsidRDefault="009811C8" w:rsidP="003057D6">
            <w:pPr>
              <w:pStyle w:val="Style1"/>
              <w:tabs>
                <w:tab w:val="left" w:pos="284"/>
              </w:tabs>
              <w:spacing w:after="0" w:line="240" w:lineRule="auto"/>
              <w:jc w:val="center"/>
              <w:rPr>
                <w:sz w:val="20"/>
                <w:szCs w:val="20"/>
                <w:rPrChange w:id="402" w:author="Mathieu Lucas" w:date="2024-05-06T15:00:00Z" w16du:dateUtc="2024-05-06T13:00:00Z">
                  <w:rPr>
                    <w:sz w:val="18"/>
                    <w:szCs w:val="18"/>
                  </w:rPr>
                </w:rPrChange>
              </w:rPr>
            </w:pPr>
            <w:r w:rsidRPr="00FA7DA9">
              <w:rPr>
                <w:iCs/>
                <w:sz w:val="20"/>
                <w:szCs w:val="20"/>
                <w:rPrChange w:id="403" w:author="Mathieu Lucas" w:date="2024-05-06T15:00:00Z" w16du:dateUtc="2024-05-06T13:00:00Z">
                  <w:rPr>
                    <w:i/>
                    <w:sz w:val="18"/>
                    <w:szCs w:val="18"/>
                  </w:rPr>
                </w:rPrChange>
              </w:rPr>
              <w:t>(1816-2020)</w:t>
            </w:r>
          </w:p>
        </w:tc>
        <w:tc>
          <w:tcPr>
            <w:tcW w:w="1417" w:type="dxa"/>
            <w:shd w:val="clear" w:color="auto" w:fill="FF577F"/>
            <w:vAlign w:val="center"/>
            <w:tcPrChange w:id="404" w:author="Mathieu Lucas" w:date="2024-05-06T15:25:00Z" w16du:dateUtc="2024-05-06T13:25:00Z">
              <w:tcPr>
                <w:tcW w:w="1417" w:type="dxa"/>
                <w:gridSpan w:val="2"/>
                <w:shd w:val="clear" w:color="auto" w:fill="FF577F"/>
                <w:vAlign w:val="center"/>
              </w:tcPr>
            </w:tcPrChange>
          </w:tcPr>
          <w:p w14:paraId="49527A23" w14:textId="7DF13372" w:rsidR="001118C9" w:rsidDel="00FA7DA9" w:rsidRDefault="001118C9">
            <w:pPr>
              <w:pStyle w:val="Style1"/>
              <w:tabs>
                <w:tab w:val="left" w:pos="284"/>
              </w:tabs>
              <w:spacing w:after="0" w:line="240" w:lineRule="auto"/>
              <w:jc w:val="center"/>
              <w:rPr>
                <w:del w:id="405" w:author="Mathieu Lucas" w:date="2024-05-06T15:01:00Z" w16du:dateUtc="2024-05-06T13:01:00Z"/>
                <w:iCs/>
                <w:sz w:val="20"/>
                <w:szCs w:val="20"/>
              </w:rPr>
            </w:pPr>
            <w:r w:rsidRPr="00FA7DA9">
              <w:rPr>
                <w:iCs/>
                <w:sz w:val="20"/>
                <w:szCs w:val="20"/>
                <w:rPrChange w:id="406" w:author="Mathieu Lucas" w:date="2024-05-06T15:00:00Z" w16du:dateUtc="2024-05-06T13:00:00Z">
                  <w:rPr>
                    <w:i/>
                    <w:sz w:val="18"/>
                    <w:szCs w:val="18"/>
                  </w:rPr>
                </w:rPrChange>
              </w:rPr>
              <w:t>AMAX</w:t>
            </w:r>
            <w:ins w:id="407" w:author="Mathieu Lucas" w:date="2024-05-06T15:01:00Z" w16du:dateUtc="2024-05-06T13:01:00Z">
              <w:r w:rsidR="00FA7DA9">
                <w:rPr>
                  <w:iCs/>
                  <w:sz w:val="20"/>
                  <w:szCs w:val="20"/>
                </w:rPr>
                <w:t xml:space="preserve"> </w:t>
              </w:r>
            </w:ins>
            <w:del w:id="408" w:author="Mathieu Lucas" w:date="2024-05-06T15:01:00Z" w16du:dateUtc="2024-05-06T13:01:00Z">
              <w:r w:rsidRPr="00FA7DA9" w:rsidDel="00FA7DA9">
                <w:rPr>
                  <w:iCs/>
                  <w:sz w:val="20"/>
                  <w:szCs w:val="20"/>
                  <w:rPrChange w:id="409" w:author="Mathieu Lucas" w:date="2024-05-06T15:00:00Z" w16du:dateUtc="2024-05-06T13:00:00Z">
                    <w:rPr>
                      <w:i/>
                      <w:sz w:val="18"/>
                      <w:szCs w:val="18"/>
                    </w:rPr>
                  </w:rPrChange>
                </w:rPr>
                <w:delText xml:space="preserve"> </w:delText>
              </w:r>
            </w:del>
            <w:r w:rsidRPr="00FA7DA9">
              <w:rPr>
                <w:iCs/>
                <w:sz w:val="20"/>
                <w:szCs w:val="20"/>
                <w:rPrChange w:id="410" w:author="Mathieu Lucas" w:date="2024-05-06T15:00:00Z" w16du:dateUtc="2024-05-06T13:00:00Z">
                  <w:rPr>
                    <w:i/>
                    <w:sz w:val="18"/>
                    <w:szCs w:val="18"/>
                  </w:rPr>
                </w:rPrChange>
              </w:rPr>
              <w:t>short</w:t>
            </w:r>
          </w:p>
          <w:p w14:paraId="214F4A19" w14:textId="77777777" w:rsidR="00FA7DA9" w:rsidRPr="00FA7DA9" w:rsidRDefault="00FA7DA9" w:rsidP="003057D6">
            <w:pPr>
              <w:pStyle w:val="Style1"/>
              <w:tabs>
                <w:tab w:val="left" w:pos="284"/>
              </w:tabs>
              <w:spacing w:after="0" w:line="240" w:lineRule="auto"/>
              <w:jc w:val="center"/>
              <w:rPr>
                <w:ins w:id="411" w:author="Mathieu Lucas" w:date="2024-05-06T15:01:00Z" w16du:dateUtc="2024-05-06T13:01:00Z"/>
                <w:iCs/>
                <w:sz w:val="20"/>
                <w:szCs w:val="20"/>
                <w:rPrChange w:id="412" w:author="Mathieu Lucas" w:date="2024-05-06T15:00:00Z" w16du:dateUtc="2024-05-06T13:00:00Z">
                  <w:rPr>
                    <w:ins w:id="413" w:author="Mathieu Lucas" w:date="2024-05-06T15:01:00Z" w16du:dateUtc="2024-05-06T13:01:00Z"/>
                    <w:i/>
                    <w:sz w:val="18"/>
                    <w:szCs w:val="18"/>
                  </w:rPr>
                </w:rPrChange>
              </w:rPr>
            </w:pPr>
          </w:p>
          <w:p w14:paraId="4E3E9610" w14:textId="49ECA89D" w:rsidR="009811C8" w:rsidRPr="00FA7DA9" w:rsidRDefault="009811C8" w:rsidP="003057D6">
            <w:pPr>
              <w:pStyle w:val="Style1"/>
              <w:tabs>
                <w:tab w:val="left" w:pos="284"/>
              </w:tabs>
              <w:spacing w:after="0" w:line="240" w:lineRule="auto"/>
              <w:jc w:val="center"/>
              <w:rPr>
                <w:iCs/>
                <w:sz w:val="20"/>
                <w:szCs w:val="20"/>
                <w:rPrChange w:id="414" w:author="Mathieu Lucas" w:date="2024-05-06T15:00:00Z" w16du:dateUtc="2024-05-06T13:00:00Z">
                  <w:rPr>
                    <w:iCs/>
                    <w:sz w:val="18"/>
                    <w:szCs w:val="18"/>
                  </w:rPr>
                </w:rPrChange>
              </w:rPr>
            </w:pPr>
            <w:r w:rsidRPr="00FA7DA9">
              <w:rPr>
                <w:iCs/>
                <w:sz w:val="20"/>
                <w:szCs w:val="20"/>
                <w:rPrChange w:id="415" w:author="Mathieu Lucas" w:date="2024-05-06T15:00:00Z" w16du:dateUtc="2024-05-06T13:00:00Z">
                  <w:rPr>
                    <w:i/>
                    <w:sz w:val="18"/>
                    <w:szCs w:val="18"/>
                  </w:rPr>
                </w:rPrChange>
              </w:rPr>
              <w:t>(1970-2020)</w:t>
            </w:r>
          </w:p>
        </w:tc>
        <w:tc>
          <w:tcPr>
            <w:tcW w:w="992" w:type="dxa"/>
            <w:shd w:val="clear" w:color="auto" w:fill="F46D43"/>
            <w:vAlign w:val="bottom"/>
            <w:tcPrChange w:id="416" w:author="Mathieu Lucas" w:date="2024-05-06T15:25:00Z" w16du:dateUtc="2024-05-06T13:25:00Z">
              <w:tcPr>
                <w:tcW w:w="992" w:type="dxa"/>
                <w:gridSpan w:val="2"/>
                <w:shd w:val="clear" w:color="auto" w:fill="F46D43"/>
                <w:vAlign w:val="center"/>
              </w:tcPr>
            </w:tcPrChange>
          </w:tcPr>
          <w:p w14:paraId="520FB123" w14:textId="7CA61164" w:rsidR="001118C9" w:rsidRPr="00FA7DA9" w:rsidRDefault="001118C9" w:rsidP="00721BD0">
            <w:pPr>
              <w:pStyle w:val="Style1"/>
              <w:tabs>
                <w:tab w:val="left" w:pos="284"/>
              </w:tabs>
              <w:jc w:val="center"/>
              <w:rPr>
                <w:iCs/>
                <w:sz w:val="20"/>
                <w:szCs w:val="20"/>
                <w:rPrChange w:id="417" w:author="Mathieu Lucas" w:date="2024-05-06T15:00:00Z" w16du:dateUtc="2024-05-06T13:00:00Z">
                  <w:rPr>
                    <w:iCs/>
                  </w:rPr>
                </w:rPrChange>
              </w:rPr>
            </w:pPr>
            <w:r w:rsidRPr="00FA7DA9">
              <w:rPr>
                <w:iCs/>
                <w:sz w:val="20"/>
                <w:szCs w:val="20"/>
                <w:rPrChange w:id="418" w:author="Mathieu Lucas" w:date="2024-05-06T15:00:00Z" w16du:dateUtc="2024-05-06T13:00:00Z">
                  <w:rPr>
                    <w:i/>
                    <w:sz w:val="18"/>
                    <w:szCs w:val="18"/>
                  </w:rPr>
                </w:rPrChange>
              </w:rPr>
              <w:t>Mixed A</w:t>
            </w:r>
          </w:p>
        </w:tc>
        <w:tc>
          <w:tcPr>
            <w:tcW w:w="993" w:type="dxa"/>
            <w:shd w:val="clear" w:color="auto" w:fill="FEE090"/>
            <w:vAlign w:val="bottom"/>
            <w:tcPrChange w:id="419" w:author="Mathieu Lucas" w:date="2024-05-06T15:25:00Z" w16du:dateUtc="2024-05-06T13:25:00Z">
              <w:tcPr>
                <w:tcW w:w="993" w:type="dxa"/>
                <w:gridSpan w:val="2"/>
                <w:shd w:val="clear" w:color="auto" w:fill="FEE090"/>
                <w:vAlign w:val="center"/>
              </w:tcPr>
            </w:tcPrChange>
          </w:tcPr>
          <w:p w14:paraId="3F0B76F0" w14:textId="41A46F2C" w:rsidR="001118C9" w:rsidRPr="00FA7DA9" w:rsidRDefault="001118C9" w:rsidP="00721BD0">
            <w:pPr>
              <w:pStyle w:val="Style1"/>
              <w:tabs>
                <w:tab w:val="left" w:pos="284"/>
              </w:tabs>
              <w:jc w:val="center"/>
              <w:rPr>
                <w:iCs/>
                <w:sz w:val="20"/>
                <w:szCs w:val="20"/>
                <w:rPrChange w:id="420" w:author="Mathieu Lucas" w:date="2024-05-06T15:00:00Z" w16du:dateUtc="2024-05-06T13:00:00Z">
                  <w:rPr>
                    <w:iCs/>
                  </w:rPr>
                </w:rPrChange>
              </w:rPr>
            </w:pPr>
            <w:r w:rsidRPr="00FA7DA9">
              <w:rPr>
                <w:iCs/>
                <w:sz w:val="20"/>
                <w:szCs w:val="20"/>
                <w:rPrChange w:id="421" w:author="Mathieu Lucas" w:date="2024-05-06T15:00:00Z" w16du:dateUtc="2024-05-06T13:00:00Z">
                  <w:rPr>
                    <w:i/>
                    <w:sz w:val="18"/>
                    <w:szCs w:val="18"/>
                  </w:rPr>
                </w:rPrChange>
              </w:rPr>
              <w:t>Mixed B</w:t>
            </w:r>
          </w:p>
        </w:tc>
        <w:tc>
          <w:tcPr>
            <w:tcW w:w="992" w:type="dxa"/>
            <w:shd w:val="clear" w:color="auto" w:fill="ABD9E9"/>
            <w:vAlign w:val="bottom"/>
            <w:tcPrChange w:id="422" w:author="Mathieu Lucas" w:date="2024-05-06T15:25:00Z" w16du:dateUtc="2024-05-06T13:25:00Z">
              <w:tcPr>
                <w:tcW w:w="992" w:type="dxa"/>
                <w:gridSpan w:val="2"/>
                <w:shd w:val="clear" w:color="auto" w:fill="ABD9E9"/>
                <w:vAlign w:val="center"/>
              </w:tcPr>
            </w:tcPrChange>
          </w:tcPr>
          <w:p w14:paraId="35DEAC41" w14:textId="16BCF10F" w:rsidR="001118C9" w:rsidRPr="00FA7DA9" w:rsidRDefault="001118C9" w:rsidP="00721BD0">
            <w:pPr>
              <w:pStyle w:val="Style1"/>
              <w:tabs>
                <w:tab w:val="left" w:pos="284"/>
              </w:tabs>
              <w:jc w:val="center"/>
              <w:rPr>
                <w:iCs/>
                <w:sz w:val="20"/>
                <w:szCs w:val="20"/>
                <w:rPrChange w:id="423" w:author="Mathieu Lucas" w:date="2024-05-06T15:00:00Z" w16du:dateUtc="2024-05-06T13:00:00Z">
                  <w:rPr>
                    <w:iCs/>
                  </w:rPr>
                </w:rPrChange>
              </w:rPr>
            </w:pPr>
            <w:r w:rsidRPr="00FA7DA9">
              <w:rPr>
                <w:iCs/>
                <w:sz w:val="20"/>
                <w:szCs w:val="20"/>
                <w:rPrChange w:id="424" w:author="Mathieu Lucas" w:date="2024-05-06T15:00:00Z" w16du:dateUtc="2024-05-06T13:00:00Z">
                  <w:rPr>
                    <w:i/>
                    <w:sz w:val="18"/>
                    <w:szCs w:val="18"/>
                  </w:rPr>
                </w:rPrChange>
              </w:rPr>
              <w:t>Mixed C</w:t>
            </w:r>
          </w:p>
        </w:tc>
        <w:tc>
          <w:tcPr>
            <w:tcW w:w="992" w:type="dxa"/>
            <w:shd w:val="clear" w:color="auto" w:fill="4575B4"/>
            <w:vAlign w:val="bottom"/>
            <w:tcPrChange w:id="425" w:author="Mathieu Lucas" w:date="2024-05-06T15:25:00Z" w16du:dateUtc="2024-05-06T13:25:00Z">
              <w:tcPr>
                <w:tcW w:w="992" w:type="dxa"/>
                <w:gridSpan w:val="2"/>
                <w:shd w:val="clear" w:color="auto" w:fill="4575B4"/>
                <w:vAlign w:val="center"/>
              </w:tcPr>
            </w:tcPrChange>
          </w:tcPr>
          <w:p w14:paraId="3A831600" w14:textId="4EB699EF" w:rsidR="001118C9" w:rsidRPr="00FA7DA9" w:rsidRDefault="001118C9" w:rsidP="00721BD0">
            <w:pPr>
              <w:pStyle w:val="Style1"/>
              <w:tabs>
                <w:tab w:val="left" w:pos="284"/>
              </w:tabs>
              <w:jc w:val="center"/>
              <w:rPr>
                <w:iCs/>
                <w:sz w:val="20"/>
                <w:szCs w:val="20"/>
                <w:rPrChange w:id="426" w:author="Mathieu Lucas" w:date="2024-05-06T15:00:00Z" w16du:dateUtc="2024-05-06T13:00:00Z">
                  <w:rPr>
                    <w:iCs/>
                  </w:rPr>
                </w:rPrChange>
              </w:rPr>
            </w:pPr>
            <w:r w:rsidRPr="00FA7DA9">
              <w:rPr>
                <w:iCs/>
                <w:sz w:val="20"/>
                <w:szCs w:val="20"/>
                <w:rPrChange w:id="427" w:author="Mathieu Lucas" w:date="2024-05-06T15:00:00Z" w16du:dateUtc="2024-05-06T13:00:00Z">
                  <w:rPr>
                    <w:i/>
                    <w:sz w:val="18"/>
                    <w:szCs w:val="18"/>
                  </w:rPr>
                </w:rPrChange>
              </w:rPr>
              <w:t>Mixed D</w:t>
            </w:r>
          </w:p>
        </w:tc>
        <w:tc>
          <w:tcPr>
            <w:tcW w:w="992" w:type="dxa"/>
            <w:shd w:val="clear" w:color="auto" w:fill="9954CC"/>
            <w:vAlign w:val="bottom"/>
            <w:tcPrChange w:id="428" w:author="Mathieu Lucas" w:date="2024-05-06T15:25:00Z" w16du:dateUtc="2024-05-06T13:25:00Z">
              <w:tcPr>
                <w:tcW w:w="992" w:type="dxa"/>
                <w:gridSpan w:val="3"/>
                <w:shd w:val="clear" w:color="auto" w:fill="9954CC"/>
                <w:vAlign w:val="center"/>
              </w:tcPr>
            </w:tcPrChange>
          </w:tcPr>
          <w:p w14:paraId="51EFD66A" w14:textId="2EADCD7F" w:rsidR="001118C9" w:rsidRPr="00FA7DA9" w:rsidRDefault="001118C9" w:rsidP="00721BD0">
            <w:pPr>
              <w:pStyle w:val="Style1"/>
              <w:tabs>
                <w:tab w:val="left" w:pos="284"/>
              </w:tabs>
              <w:jc w:val="center"/>
              <w:rPr>
                <w:iCs/>
                <w:sz w:val="20"/>
                <w:szCs w:val="20"/>
                <w:rPrChange w:id="429" w:author="Mathieu Lucas" w:date="2024-05-06T15:00:00Z" w16du:dateUtc="2024-05-06T13:00:00Z">
                  <w:rPr>
                    <w:iCs/>
                  </w:rPr>
                </w:rPrChange>
              </w:rPr>
            </w:pPr>
            <w:r w:rsidRPr="00FA7DA9">
              <w:rPr>
                <w:iCs/>
                <w:sz w:val="20"/>
                <w:szCs w:val="20"/>
                <w:rPrChange w:id="430" w:author="Mathieu Lucas" w:date="2024-05-06T15:00:00Z" w16du:dateUtc="2024-05-06T13:00:00Z">
                  <w:rPr>
                    <w:i/>
                    <w:sz w:val="18"/>
                    <w:szCs w:val="18"/>
                  </w:rPr>
                </w:rPrChange>
              </w:rPr>
              <w:t>Mixed E</w:t>
            </w:r>
          </w:p>
        </w:tc>
      </w:tr>
      <w:tr w:rsidR="00FA7DA9" w:rsidRPr="00FC3C81" w14:paraId="0CFF60ED" w14:textId="77777777" w:rsidTr="00FA7DA9">
        <w:trPr>
          <w:trHeight w:val="680"/>
        </w:trPr>
        <w:tc>
          <w:tcPr>
            <w:tcW w:w="1205" w:type="dxa"/>
            <w:vMerge w:val="restart"/>
            <w:vAlign w:val="center"/>
          </w:tcPr>
          <w:p w14:paraId="4AADE3C2" w14:textId="6A7ACA1C" w:rsidR="00DD2239" w:rsidRPr="00FA7DA9" w:rsidRDefault="00DD2239" w:rsidP="00FA7DA9">
            <w:pPr>
              <w:pStyle w:val="Style1"/>
              <w:tabs>
                <w:tab w:val="left" w:pos="284"/>
              </w:tabs>
              <w:jc w:val="center"/>
              <w:rPr>
                <w:sz w:val="20"/>
                <w:szCs w:val="20"/>
              </w:rPr>
            </w:pPr>
            <w:r w:rsidRPr="00FA7DA9">
              <w:rPr>
                <w:b/>
                <w:sz w:val="20"/>
                <w:szCs w:val="20"/>
              </w:rPr>
              <w:t>Quantiles</w:t>
            </w:r>
            <w:r w:rsidRPr="00FA7DA9">
              <w:rPr>
                <w:sz w:val="20"/>
                <w:szCs w:val="20"/>
              </w:rPr>
              <w:t xml:space="preserve"> (m</w:t>
            </w:r>
            <w:r w:rsidRPr="00FA7DA9">
              <w:rPr>
                <w:sz w:val="20"/>
                <w:szCs w:val="20"/>
                <w:vertAlign w:val="superscript"/>
              </w:rPr>
              <w:t>3</w:t>
            </w:r>
            <w:r w:rsidRPr="00FA7DA9">
              <w:rPr>
                <w:sz w:val="20"/>
                <w:szCs w:val="20"/>
              </w:rPr>
              <w:t>/s)</w:t>
            </w:r>
          </w:p>
        </w:tc>
        <w:tc>
          <w:tcPr>
            <w:tcW w:w="775" w:type="dxa"/>
            <w:vAlign w:val="center"/>
          </w:tcPr>
          <w:p w14:paraId="0C07771A" w14:textId="61663F95" w:rsidR="00DD2239" w:rsidRPr="00FA7DA9" w:rsidRDefault="00000000">
            <w:pPr>
              <w:pStyle w:val="Style1"/>
              <w:tabs>
                <w:tab w:val="left" w:pos="284"/>
              </w:tabs>
              <w:jc w:val="center"/>
              <w:rPr>
                <w:sz w:val="20"/>
                <w:szCs w:val="20"/>
                <w:rPrChange w:id="431" w:author="Mathieu Lucas" w:date="2024-05-06T15:00:00Z" w16du:dateUtc="2024-05-06T13:00:00Z">
                  <w:rPr/>
                </w:rPrChange>
              </w:rPr>
              <w:pPrChange w:id="432" w:author="Mathieu Lucas" w:date="2024-05-06T15:00:00Z" w16du:dateUtc="2024-05-06T13:00:00Z">
                <w:pPr>
                  <w:pStyle w:val="Style1"/>
                  <w:tabs>
                    <w:tab w:val="left" w:pos="284"/>
                  </w:tabs>
                </w:pPr>
              </w:pPrChange>
            </w:pPr>
            <m:oMathPara>
              <m:oMathParaPr>
                <m:jc m:val="center"/>
              </m:oMathParaPr>
              <m:oMath>
                <m:sSub>
                  <m:sSubPr>
                    <m:ctrlPr>
                      <w:rPr>
                        <w:rFonts w:ascii="Cambria Math" w:hAnsi="Cambria Math"/>
                        <w:sz w:val="20"/>
                        <w:szCs w:val="20"/>
                      </w:rPr>
                    </m:ctrlPr>
                  </m:sSubPr>
                  <m:e>
                    <m:r>
                      <w:rPr>
                        <w:rFonts w:ascii="Cambria Math" w:hAnsi="Cambria Math"/>
                        <w:sz w:val="20"/>
                        <w:szCs w:val="20"/>
                        <w:rPrChange w:id="433" w:author="Mathieu Lucas" w:date="2024-05-06T15:00:00Z" w16du:dateUtc="2024-05-06T13:00:00Z">
                          <w:rPr>
                            <w:rFonts w:ascii="Cambria Math" w:hAnsi="Cambria Math"/>
                          </w:rPr>
                        </w:rPrChange>
                      </w:rPr>
                      <m:t>Q</m:t>
                    </m:r>
                  </m:e>
                  <m:sub>
                    <m:r>
                      <w:rPr>
                        <w:rFonts w:ascii="Cambria Math" w:hAnsi="Cambria Math"/>
                        <w:sz w:val="20"/>
                        <w:szCs w:val="20"/>
                        <w:rPrChange w:id="434" w:author="Mathieu Lucas" w:date="2024-05-06T15:00:00Z" w16du:dateUtc="2024-05-06T13:00:00Z">
                          <w:rPr>
                            <w:rFonts w:ascii="Cambria Math" w:hAnsi="Cambria Math"/>
                          </w:rPr>
                        </w:rPrChange>
                      </w:rPr>
                      <m:t>100</m:t>
                    </m:r>
                  </m:sub>
                </m:sSub>
              </m:oMath>
            </m:oMathPara>
          </w:p>
        </w:tc>
        <w:tc>
          <w:tcPr>
            <w:tcW w:w="1276" w:type="dxa"/>
            <w:vAlign w:val="center"/>
          </w:tcPr>
          <w:p w14:paraId="5F576CDC" w14:textId="77777777" w:rsidR="00DD2239" w:rsidRPr="00FA7DA9" w:rsidRDefault="00DD2239" w:rsidP="00FA7DA9">
            <w:pPr>
              <w:pStyle w:val="Style1"/>
              <w:tabs>
                <w:tab w:val="left" w:pos="284"/>
              </w:tabs>
              <w:spacing w:after="0" w:line="240" w:lineRule="auto"/>
              <w:jc w:val="center"/>
              <w:rPr>
                <w:sz w:val="20"/>
                <w:szCs w:val="20"/>
                <w:rPrChange w:id="435" w:author="Mathieu Lucas" w:date="2024-05-06T15:00:00Z" w16du:dateUtc="2024-05-06T13:00:00Z">
                  <w:rPr>
                    <w:sz w:val="18"/>
                    <w:szCs w:val="18"/>
                  </w:rPr>
                </w:rPrChange>
              </w:rPr>
            </w:pPr>
            <w:r w:rsidRPr="00FA7DA9">
              <w:rPr>
                <w:sz w:val="20"/>
                <w:szCs w:val="20"/>
                <w:rPrChange w:id="436" w:author="Mathieu Lucas" w:date="2024-05-06T15:00:00Z" w16du:dateUtc="2024-05-06T13:00:00Z">
                  <w:rPr>
                    <w:sz w:val="18"/>
                    <w:szCs w:val="18"/>
                  </w:rPr>
                </w:rPrChange>
              </w:rPr>
              <w:t>11451</w:t>
            </w:r>
          </w:p>
          <w:p w14:paraId="1570C9F5" w14:textId="6C9053F1" w:rsidR="00DD2239" w:rsidRPr="00FA7DA9" w:rsidRDefault="00DD2239" w:rsidP="00FA7DA9">
            <w:pPr>
              <w:pStyle w:val="Style1"/>
              <w:tabs>
                <w:tab w:val="left" w:pos="284"/>
              </w:tabs>
              <w:spacing w:after="0" w:line="240" w:lineRule="auto"/>
              <w:jc w:val="center"/>
              <w:rPr>
                <w:sz w:val="20"/>
                <w:szCs w:val="20"/>
                <w:rPrChange w:id="437" w:author="Mathieu Lucas" w:date="2024-05-06T15:00:00Z" w16du:dateUtc="2024-05-06T13:00:00Z">
                  <w:rPr>
                    <w:sz w:val="18"/>
                    <w:szCs w:val="18"/>
                  </w:rPr>
                </w:rPrChange>
              </w:rPr>
            </w:pPr>
            <w:r w:rsidRPr="00FA7DA9">
              <w:rPr>
                <w:sz w:val="20"/>
                <w:szCs w:val="20"/>
                <w:rPrChange w:id="438" w:author="Mathieu Lucas" w:date="2024-05-06T15:00:00Z" w16du:dateUtc="2024-05-06T13:00:00Z">
                  <w:rPr>
                    <w:sz w:val="18"/>
                    <w:szCs w:val="18"/>
                  </w:rPr>
                </w:rPrChange>
              </w:rPr>
              <w:t>± 6%</w:t>
            </w:r>
          </w:p>
        </w:tc>
        <w:tc>
          <w:tcPr>
            <w:tcW w:w="1417" w:type="dxa"/>
            <w:vAlign w:val="center"/>
          </w:tcPr>
          <w:p w14:paraId="1E144527" w14:textId="77777777" w:rsidR="00DD2239" w:rsidRPr="00FA7DA9" w:rsidRDefault="00DD2239" w:rsidP="00FA7DA9">
            <w:pPr>
              <w:pStyle w:val="Style1"/>
              <w:tabs>
                <w:tab w:val="left" w:pos="284"/>
              </w:tabs>
              <w:spacing w:after="0" w:line="240" w:lineRule="auto"/>
              <w:jc w:val="center"/>
              <w:rPr>
                <w:sz w:val="20"/>
                <w:szCs w:val="20"/>
                <w:rPrChange w:id="439" w:author="Mathieu Lucas" w:date="2024-05-06T15:00:00Z" w16du:dateUtc="2024-05-06T13:00:00Z">
                  <w:rPr>
                    <w:sz w:val="18"/>
                    <w:szCs w:val="18"/>
                  </w:rPr>
                </w:rPrChange>
              </w:rPr>
            </w:pPr>
            <w:r w:rsidRPr="00FA7DA9">
              <w:rPr>
                <w:sz w:val="20"/>
                <w:szCs w:val="20"/>
                <w:rPrChange w:id="440" w:author="Mathieu Lucas" w:date="2024-05-06T15:00:00Z" w16du:dateUtc="2024-05-06T13:00:00Z">
                  <w:rPr>
                    <w:sz w:val="18"/>
                    <w:szCs w:val="18"/>
                  </w:rPr>
                </w:rPrChange>
              </w:rPr>
              <w:t>11076</w:t>
            </w:r>
          </w:p>
          <w:p w14:paraId="2300879C" w14:textId="7D28B77E" w:rsidR="00DD2239" w:rsidRPr="00FA7DA9" w:rsidRDefault="00DD2239" w:rsidP="00FA7DA9">
            <w:pPr>
              <w:pStyle w:val="Style1"/>
              <w:tabs>
                <w:tab w:val="left" w:pos="284"/>
              </w:tabs>
              <w:spacing w:after="0" w:line="240" w:lineRule="auto"/>
              <w:jc w:val="center"/>
              <w:rPr>
                <w:sz w:val="20"/>
                <w:szCs w:val="20"/>
                <w:rPrChange w:id="441" w:author="Mathieu Lucas" w:date="2024-05-06T15:00:00Z" w16du:dateUtc="2024-05-06T13:00:00Z">
                  <w:rPr>
                    <w:sz w:val="18"/>
                    <w:szCs w:val="18"/>
                  </w:rPr>
                </w:rPrChange>
              </w:rPr>
            </w:pPr>
            <w:r w:rsidRPr="00FA7DA9">
              <w:rPr>
                <w:sz w:val="20"/>
                <w:szCs w:val="20"/>
                <w:rPrChange w:id="442" w:author="Mathieu Lucas" w:date="2024-05-06T15:00:00Z" w16du:dateUtc="2024-05-06T13:00:00Z">
                  <w:rPr>
                    <w:sz w:val="18"/>
                    <w:szCs w:val="18"/>
                  </w:rPr>
                </w:rPrChange>
              </w:rPr>
              <w:t>± 23%</w:t>
            </w:r>
          </w:p>
        </w:tc>
        <w:tc>
          <w:tcPr>
            <w:tcW w:w="992" w:type="dxa"/>
            <w:vAlign w:val="center"/>
          </w:tcPr>
          <w:p w14:paraId="51A2E6F2" w14:textId="52111DEC" w:rsidR="00DD2239" w:rsidRPr="00FA7DA9" w:rsidRDefault="00DD2239" w:rsidP="00FA7DA9">
            <w:pPr>
              <w:pStyle w:val="Style1"/>
              <w:tabs>
                <w:tab w:val="left" w:pos="284"/>
              </w:tabs>
              <w:spacing w:after="0" w:line="240" w:lineRule="auto"/>
              <w:jc w:val="center"/>
              <w:rPr>
                <w:sz w:val="20"/>
                <w:szCs w:val="20"/>
                <w:rPrChange w:id="443" w:author="Mathieu Lucas" w:date="2024-05-06T15:00:00Z" w16du:dateUtc="2024-05-06T13:00:00Z">
                  <w:rPr>
                    <w:sz w:val="18"/>
                    <w:szCs w:val="18"/>
                  </w:rPr>
                </w:rPrChange>
              </w:rPr>
            </w:pPr>
            <w:r w:rsidRPr="00FA7DA9">
              <w:rPr>
                <w:sz w:val="20"/>
                <w:szCs w:val="20"/>
                <w:rPrChange w:id="444" w:author="Mathieu Lucas" w:date="2024-05-06T15:00:00Z" w16du:dateUtc="2024-05-06T13:00:00Z">
                  <w:rPr>
                    <w:sz w:val="18"/>
                    <w:szCs w:val="18"/>
                  </w:rPr>
                </w:rPrChange>
              </w:rPr>
              <w:t>11132</w:t>
            </w:r>
          </w:p>
          <w:p w14:paraId="665F29B6" w14:textId="50150663" w:rsidR="00DD2239" w:rsidRPr="00FA7DA9" w:rsidRDefault="00DD2239" w:rsidP="00FA7DA9">
            <w:pPr>
              <w:pStyle w:val="Style1"/>
              <w:tabs>
                <w:tab w:val="left" w:pos="284"/>
              </w:tabs>
              <w:spacing w:after="0" w:line="240" w:lineRule="auto"/>
              <w:jc w:val="center"/>
              <w:rPr>
                <w:sz w:val="20"/>
                <w:szCs w:val="20"/>
                <w:rPrChange w:id="445" w:author="Mathieu Lucas" w:date="2024-05-06T15:00:00Z" w16du:dateUtc="2024-05-06T13:00:00Z">
                  <w:rPr>
                    <w:sz w:val="18"/>
                    <w:szCs w:val="18"/>
                  </w:rPr>
                </w:rPrChange>
              </w:rPr>
            </w:pPr>
            <w:r w:rsidRPr="00FA7DA9">
              <w:rPr>
                <w:sz w:val="20"/>
                <w:szCs w:val="20"/>
                <w:rPrChange w:id="446" w:author="Mathieu Lucas" w:date="2024-05-06T15:00:00Z" w16du:dateUtc="2024-05-06T13:00:00Z">
                  <w:rPr>
                    <w:sz w:val="18"/>
                    <w:szCs w:val="18"/>
                  </w:rPr>
                </w:rPrChange>
              </w:rPr>
              <w:t>± 11%</w:t>
            </w:r>
          </w:p>
        </w:tc>
        <w:tc>
          <w:tcPr>
            <w:tcW w:w="993" w:type="dxa"/>
            <w:vAlign w:val="center"/>
          </w:tcPr>
          <w:p w14:paraId="795105E5" w14:textId="4558FE0C" w:rsidR="00DD2239" w:rsidRPr="00FA7DA9" w:rsidRDefault="00DD2239" w:rsidP="00FA7DA9">
            <w:pPr>
              <w:pStyle w:val="Style1"/>
              <w:tabs>
                <w:tab w:val="left" w:pos="284"/>
              </w:tabs>
              <w:spacing w:after="0" w:line="240" w:lineRule="auto"/>
              <w:jc w:val="center"/>
              <w:rPr>
                <w:sz w:val="20"/>
                <w:szCs w:val="20"/>
                <w:rPrChange w:id="447" w:author="Mathieu Lucas" w:date="2024-05-06T15:00:00Z" w16du:dateUtc="2024-05-06T13:00:00Z">
                  <w:rPr>
                    <w:sz w:val="18"/>
                    <w:szCs w:val="18"/>
                  </w:rPr>
                </w:rPrChange>
              </w:rPr>
            </w:pPr>
            <w:r w:rsidRPr="00FA7DA9">
              <w:rPr>
                <w:sz w:val="20"/>
                <w:szCs w:val="20"/>
                <w:rPrChange w:id="448" w:author="Mathieu Lucas" w:date="2024-05-06T15:00:00Z" w16du:dateUtc="2024-05-06T13:00:00Z">
                  <w:rPr>
                    <w:sz w:val="18"/>
                    <w:szCs w:val="18"/>
                  </w:rPr>
                </w:rPrChange>
              </w:rPr>
              <w:t>11302</w:t>
            </w:r>
          </w:p>
          <w:p w14:paraId="6BD0143D" w14:textId="1A9FA386" w:rsidR="00DD2239" w:rsidRPr="00FA7DA9" w:rsidRDefault="00DD2239" w:rsidP="00FA7DA9">
            <w:pPr>
              <w:pStyle w:val="Style1"/>
              <w:tabs>
                <w:tab w:val="left" w:pos="284"/>
              </w:tabs>
              <w:spacing w:after="0" w:line="240" w:lineRule="auto"/>
              <w:jc w:val="center"/>
              <w:rPr>
                <w:sz w:val="20"/>
                <w:szCs w:val="20"/>
                <w:rPrChange w:id="449" w:author="Mathieu Lucas" w:date="2024-05-06T15:00:00Z" w16du:dateUtc="2024-05-06T13:00:00Z">
                  <w:rPr>
                    <w:sz w:val="18"/>
                    <w:szCs w:val="18"/>
                  </w:rPr>
                </w:rPrChange>
              </w:rPr>
            </w:pPr>
            <w:r w:rsidRPr="00FA7DA9">
              <w:rPr>
                <w:sz w:val="20"/>
                <w:szCs w:val="20"/>
                <w:rPrChange w:id="450" w:author="Mathieu Lucas" w:date="2024-05-06T15:00:00Z" w16du:dateUtc="2024-05-06T13:00:00Z">
                  <w:rPr>
                    <w:sz w:val="18"/>
                    <w:szCs w:val="18"/>
                  </w:rPr>
                </w:rPrChange>
              </w:rPr>
              <w:t>± 21%</w:t>
            </w:r>
          </w:p>
        </w:tc>
        <w:tc>
          <w:tcPr>
            <w:tcW w:w="992" w:type="dxa"/>
            <w:vAlign w:val="center"/>
          </w:tcPr>
          <w:p w14:paraId="46BF6159" w14:textId="77777777" w:rsidR="00DD2239" w:rsidRPr="00FA7DA9" w:rsidRDefault="00DD2239" w:rsidP="00FA7DA9">
            <w:pPr>
              <w:pStyle w:val="Style1"/>
              <w:tabs>
                <w:tab w:val="left" w:pos="284"/>
              </w:tabs>
              <w:spacing w:after="0" w:line="240" w:lineRule="auto"/>
              <w:jc w:val="center"/>
              <w:rPr>
                <w:sz w:val="20"/>
                <w:szCs w:val="20"/>
                <w:rPrChange w:id="451" w:author="Mathieu Lucas" w:date="2024-05-06T15:00:00Z" w16du:dateUtc="2024-05-06T13:00:00Z">
                  <w:rPr>
                    <w:sz w:val="18"/>
                    <w:szCs w:val="18"/>
                  </w:rPr>
                </w:rPrChange>
              </w:rPr>
            </w:pPr>
            <w:r w:rsidRPr="00FA7DA9">
              <w:rPr>
                <w:sz w:val="20"/>
                <w:szCs w:val="20"/>
                <w:rPrChange w:id="452" w:author="Mathieu Lucas" w:date="2024-05-06T15:00:00Z" w16du:dateUtc="2024-05-06T13:00:00Z">
                  <w:rPr>
                    <w:sz w:val="18"/>
                    <w:szCs w:val="18"/>
                  </w:rPr>
                </w:rPrChange>
              </w:rPr>
              <w:t>11517</w:t>
            </w:r>
          </w:p>
          <w:p w14:paraId="28A5624C" w14:textId="3441434B" w:rsidR="00DD2239" w:rsidRPr="00FA7DA9" w:rsidRDefault="00DD2239" w:rsidP="00FA7DA9">
            <w:pPr>
              <w:pStyle w:val="Style1"/>
              <w:tabs>
                <w:tab w:val="left" w:pos="284"/>
              </w:tabs>
              <w:spacing w:after="0" w:line="240" w:lineRule="auto"/>
              <w:jc w:val="center"/>
              <w:rPr>
                <w:sz w:val="20"/>
                <w:szCs w:val="20"/>
                <w:rPrChange w:id="453" w:author="Mathieu Lucas" w:date="2024-05-06T15:00:00Z" w16du:dateUtc="2024-05-06T13:00:00Z">
                  <w:rPr>
                    <w:sz w:val="18"/>
                    <w:szCs w:val="18"/>
                  </w:rPr>
                </w:rPrChange>
              </w:rPr>
            </w:pPr>
            <w:r w:rsidRPr="00FA7DA9">
              <w:rPr>
                <w:sz w:val="20"/>
                <w:szCs w:val="20"/>
                <w:rPrChange w:id="454" w:author="Mathieu Lucas" w:date="2024-05-06T15:00:00Z" w16du:dateUtc="2024-05-06T13:00:00Z">
                  <w:rPr>
                    <w:sz w:val="18"/>
                    <w:szCs w:val="18"/>
                  </w:rPr>
                </w:rPrChange>
              </w:rPr>
              <w:t>± 7%</w:t>
            </w:r>
          </w:p>
        </w:tc>
        <w:tc>
          <w:tcPr>
            <w:tcW w:w="992" w:type="dxa"/>
            <w:vAlign w:val="center"/>
          </w:tcPr>
          <w:p w14:paraId="659760E7" w14:textId="0767378D" w:rsidR="00DD2239" w:rsidRPr="00FA7DA9" w:rsidRDefault="00DD2239" w:rsidP="00FA7DA9">
            <w:pPr>
              <w:pStyle w:val="Style1"/>
              <w:tabs>
                <w:tab w:val="left" w:pos="284"/>
              </w:tabs>
              <w:spacing w:after="0" w:line="240" w:lineRule="auto"/>
              <w:jc w:val="center"/>
              <w:rPr>
                <w:sz w:val="20"/>
                <w:szCs w:val="20"/>
                <w:rPrChange w:id="455" w:author="Mathieu Lucas" w:date="2024-05-06T15:00:00Z" w16du:dateUtc="2024-05-06T13:00:00Z">
                  <w:rPr>
                    <w:sz w:val="18"/>
                    <w:szCs w:val="18"/>
                  </w:rPr>
                </w:rPrChange>
              </w:rPr>
            </w:pPr>
            <w:r w:rsidRPr="00FA7DA9">
              <w:rPr>
                <w:sz w:val="20"/>
                <w:szCs w:val="20"/>
                <w:rPrChange w:id="456" w:author="Mathieu Lucas" w:date="2024-05-06T15:00:00Z" w16du:dateUtc="2024-05-06T13:00:00Z">
                  <w:rPr>
                    <w:sz w:val="18"/>
                    <w:szCs w:val="18"/>
                  </w:rPr>
                </w:rPrChange>
              </w:rPr>
              <w:t>11147</w:t>
            </w:r>
          </w:p>
          <w:p w14:paraId="6BB8B414" w14:textId="7D8800E6" w:rsidR="00DD2239" w:rsidRPr="00FA7DA9" w:rsidRDefault="00DD2239" w:rsidP="00FA7DA9">
            <w:pPr>
              <w:pStyle w:val="Style1"/>
              <w:tabs>
                <w:tab w:val="left" w:pos="284"/>
              </w:tabs>
              <w:spacing w:after="0" w:line="240" w:lineRule="auto"/>
              <w:jc w:val="center"/>
              <w:rPr>
                <w:sz w:val="20"/>
                <w:szCs w:val="20"/>
                <w:rPrChange w:id="457" w:author="Mathieu Lucas" w:date="2024-05-06T15:00:00Z" w16du:dateUtc="2024-05-06T13:00:00Z">
                  <w:rPr>
                    <w:sz w:val="18"/>
                    <w:szCs w:val="18"/>
                  </w:rPr>
                </w:rPrChange>
              </w:rPr>
            </w:pPr>
            <w:r w:rsidRPr="00FA7DA9">
              <w:rPr>
                <w:sz w:val="20"/>
                <w:szCs w:val="20"/>
                <w:rPrChange w:id="458" w:author="Mathieu Lucas" w:date="2024-05-06T15:00:00Z" w16du:dateUtc="2024-05-06T13:00:00Z">
                  <w:rPr>
                    <w:sz w:val="18"/>
                    <w:szCs w:val="18"/>
                  </w:rPr>
                </w:rPrChange>
              </w:rPr>
              <w:t>±18%</w:t>
            </w:r>
          </w:p>
        </w:tc>
        <w:tc>
          <w:tcPr>
            <w:tcW w:w="992" w:type="dxa"/>
            <w:vAlign w:val="center"/>
          </w:tcPr>
          <w:p w14:paraId="67940DF3" w14:textId="77777777" w:rsidR="00DD2239" w:rsidRPr="00FA7DA9" w:rsidRDefault="00DD2239" w:rsidP="00FA7DA9">
            <w:pPr>
              <w:pStyle w:val="Style1"/>
              <w:tabs>
                <w:tab w:val="left" w:pos="284"/>
              </w:tabs>
              <w:spacing w:after="0" w:line="240" w:lineRule="auto"/>
              <w:jc w:val="center"/>
              <w:rPr>
                <w:sz w:val="20"/>
                <w:szCs w:val="20"/>
                <w:rPrChange w:id="459" w:author="Mathieu Lucas" w:date="2024-05-06T15:00:00Z" w16du:dateUtc="2024-05-06T13:00:00Z">
                  <w:rPr>
                    <w:sz w:val="18"/>
                    <w:szCs w:val="18"/>
                  </w:rPr>
                </w:rPrChange>
              </w:rPr>
            </w:pPr>
            <w:r w:rsidRPr="00FA7DA9">
              <w:rPr>
                <w:sz w:val="20"/>
                <w:szCs w:val="20"/>
                <w:rPrChange w:id="460" w:author="Mathieu Lucas" w:date="2024-05-06T15:00:00Z" w16du:dateUtc="2024-05-06T13:00:00Z">
                  <w:rPr>
                    <w:sz w:val="18"/>
                    <w:szCs w:val="18"/>
                  </w:rPr>
                </w:rPrChange>
              </w:rPr>
              <w:t>11286</w:t>
            </w:r>
          </w:p>
          <w:p w14:paraId="27E1657E" w14:textId="25B68EE1" w:rsidR="00DD2239" w:rsidRPr="00FA7DA9" w:rsidRDefault="00DD2239" w:rsidP="00FA7DA9">
            <w:pPr>
              <w:pStyle w:val="Style1"/>
              <w:tabs>
                <w:tab w:val="left" w:pos="284"/>
              </w:tabs>
              <w:spacing w:after="0" w:line="240" w:lineRule="auto"/>
              <w:jc w:val="center"/>
              <w:rPr>
                <w:sz w:val="20"/>
                <w:szCs w:val="20"/>
                <w:rPrChange w:id="461" w:author="Mathieu Lucas" w:date="2024-05-06T15:00:00Z" w16du:dateUtc="2024-05-06T13:00:00Z">
                  <w:rPr>
                    <w:sz w:val="18"/>
                    <w:szCs w:val="18"/>
                  </w:rPr>
                </w:rPrChange>
              </w:rPr>
            </w:pPr>
            <w:r w:rsidRPr="00FA7DA9">
              <w:rPr>
                <w:sz w:val="20"/>
                <w:szCs w:val="20"/>
                <w:rPrChange w:id="462" w:author="Mathieu Lucas" w:date="2024-05-06T15:00:00Z" w16du:dateUtc="2024-05-06T13:00:00Z">
                  <w:rPr>
                    <w:sz w:val="18"/>
                    <w:szCs w:val="18"/>
                  </w:rPr>
                </w:rPrChange>
              </w:rPr>
              <w:t>± 8%</w:t>
            </w:r>
          </w:p>
        </w:tc>
      </w:tr>
      <w:tr w:rsidR="00FA7DA9" w:rsidRPr="00FC3C81" w14:paraId="022C759E" w14:textId="77777777" w:rsidTr="00FA7DA9">
        <w:trPr>
          <w:trHeight w:val="680"/>
        </w:trPr>
        <w:tc>
          <w:tcPr>
            <w:tcW w:w="1205" w:type="dxa"/>
            <w:vMerge/>
          </w:tcPr>
          <w:p w14:paraId="5A2A7226" w14:textId="77777777" w:rsidR="00DD2239" w:rsidRPr="00FA7DA9" w:rsidRDefault="00DD2239">
            <w:pPr>
              <w:pStyle w:val="Style1"/>
              <w:tabs>
                <w:tab w:val="left" w:pos="284"/>
              </w:tabs>
              <w:rPr>
                <w:sz w:val="20"/>
                <w:szCs w:val="20"/>
                <w:rPrChange w:id="463" w:author="Mathieu Lucas" w:date="2024-05-06T15:00:00Z" w16du:dateUtc="2024-05-06T13:00:00Z">
                  <w:rPr/>
                </w:rPrChange>
              </w:rPr>
            </w:pPr>
          </w:p>
        </w:tc>
        <w:tc>
          <w:tcPr>
            <w:tcW w:w="775" w:type="dxa"/>
            <w:vAlign w:val="center"/>
          </w:tcPr>
          <w:p w14:paraId="296A02D5" w14:textId="2AE55434" w:rsidR="00DD2239" w:rsidRPr="00FA7DA9" w:rsidRDefault="00000000">
            <w:pPr>
              <w:pStyle w:val="Style1"/>
              <w:tabs>
                <w:tab w:val="left" w:pos="284"/>
              </w:tabs>
              <w:jc w:val="center"/>
              <w:rPr>
                <w:sz w:val="20"/>
                <w:szCs w:val="20"/>
                <w:rPrChange w:id="464" w:author="Mathieu Lucas" w:date="2024-05-06T15:00:00Z" w16du:dateUtc="2024-05-06T13:00:00Z">
                  <w:rPr/>
                </w:rPrChange>
              </w:rPr>
              <w:pPrChange w:id="465" w:author="Mathieu Lucas" w:date="2024-05-06T15:00:00Z" w16du:dateUtc="2024-05-06T13:00:00Z">
                <w:pPr>
                  <w:pStyle w:val="Style1"/>
                  <w:tabs>
                    <w:tab w:val="left" w:pos="284"/>
                  </w:tabs>
                </w:pPr>
              </w:pPrChange>
            </w:pPr>
            <m:oMathPara>
              <m:oMathParaPr>
                <m:jc m:val="center"/>
              </m:oMathParaPr>
              <m:oMath>
                <m:sSub>
                  <m:sSubPr>
                    <m:ctrlPr>
                      <w:rPr>
                        <w:rFonts w:ascii="Cambria Math" w:hAnsi="Cambria Math"/>
                        <w:sz w:val="20"/>
                        <w:szCs w:val="20"/>
                      </w:rPr>
                    </m:ctrlPr>
                  </m:sSubPr>
                  <m:e>
                    <m:r>
                      <w:rPr>
                        <w:rFonts w:ascii="Cambria Math" w:hAnsi="Cambria Math"/>
                        <w:sz w:val="20"/>
                        <w:szCs w:val="20"/>
                        <w:rPrChange w:id="466" w:author="Mathieu Lucas" w:date="2024-05-06T15:00:00Z" w16du:dateUtc="2024-05-06T13:00:00Z">
                          <w:rPr>
                            <w:rFonts w:ascii="Cambria Math" w:hAnsi="Cambria Math"/>
                          </w:rPr>
                        </w:rPrChange>
                      </w:rPr>
                      <m:t>Q</m:t>
                    </m:r>
                  </m:e>
                  <m:sub>
                    <m:r>
                      <w:rPr>
                        <w:rFonts w:ascii="Cambria Math" w:hAnsi="Cambria Math"/>
                        <w:sz w:val="20"/>
                        <w:szCs w:val="20"/>
                        <w:rPrChange w:id="467" w:author="Mathieu Lucas" w:date="2024-05-06T15:00:00Z" w16du:dateUtc="2024-05-06T13:00:00Z">
                          <w:rPr>
                            <w:rFonts w:ascii="Cambria Math" w:hAnsi="Cambria Math"/>
                          </w:rPr>
                        </w:rPrChange>
                      </w:rPr>
                      <m:t>1000</m:t>
                    </m:r>
                  </m:sub>
                </m:sSub>
              </m:oMath>
            </m:oMathPara>
          </w:p>
        </w:tc>
        <w:tc>
          <w:tcPr>
            <w:tcW w:w="1276" w:type="dxa"/>
            <w:vAlign w:val="center"/>
          </w:tcPr>
          <w:p w14:paraId="27B33489" w14:textId="77777777" w:rsidR="00DD2239" w:rsidRPr="00FA7DA9" w:rsidRDefault="00DD2239" w:rsidP="00FA7DA9">
            <w:pPr>
              <w:pStyle w:val="Style1"/>
              <w:tabs>
                <w:tab w:val="left" w:pos="284"/>
              </w:tabs>
              <w:spacing w:after="0" w:line="240" w:lineRule="auto"/>
              <w:jc w:val="center"/>
              <w:rPr>
                <w:sz w:val="20"/>
                <w:szCs w:val="20"/>
                <w:rPrChange w:id="468" w:author="Mathieu Lucas" w:date="2024-05-06T15:00:00Z" w16du:dateUtc="2024-05-06T13:00:00Z">
                  <w:rPr>
                    <w:sz w:val="18"/>
                    <w:szCs w:val="18"/>
                  </w:rPr>
                </w:rPrChange>
              </w:rPr>
            </w:pPr>
            <w:r w:rsidRPr="00FA7DA9">
              <w:rPr>
                <w:sz w:val="20"/>
                <w:szCs w:val="20"/>
                <w:rPrChange w:id="469" w:author="Mathieu Lucas" w:date="2024-05-06T15:00:00Z" w16du:dateUtc="2024-05-06T13:00:00Z">
                  <w:rPr>
                    <w:sz w:val="18"/>
                    <w:szCs w:val="18"/>
                  </w:rPr>
                </w:rPrChange>
              </w:rPr>
              <w:t>13919</w:t>
            </w:r>
          </w:p>
          <w:p w14:paraId="62FB75DA" w14:textId="26409837" w:rsidR="00DD2239" w:rsidRPr="00FA7DA9" w:rsidRDefault="00DD2239" w:rsidP="00FA7DA9">
            <w:pPr>
              <w:pStyle w:val="Style1"/>
              <w:tabs>
                <w:tab w:val="left" w:pos="284"/>
              </w:tabs>
              <w:spacing w:after="0" w:line="240" w:lineRule="auto"/>
              <w:jc w:val="center"/>
              <w:rPr>
                <w:sz w:val="20"/>
                <w:szCs w:val="20"/>
                <w:rPrChange w:id="470" w:author="Mathieu Lucas" w:date="2024-05-06T15:00:00Z" w16du:dateUtc="2024-05-06T13:00:00Z">
                  <w:rPr>
                    <w:sz w:val="18"/>
                    <w:szCs w:val="18"/>
                  </w:rPr>
                </w:rPrChange>
              </w:rPr>
            </w:pPr>
            <w:r w:rsidRPr="00FA7DA9">
              <w:rPr>
                <w:sz w:val="20"/>
                <w:szCs w:val="20"/>
                <w:rPrChange w:id="471" w:author="Mathieu Lucas" w:date="2024-05-06T15:00:00Z" w16du:dateUtc="2024-05-06T13:00:00Z">
                  <w:rPr>
                    <w:sz w:val="18"/>
                    <w:szCs w:val="18"/>
                  </w:rPr>
                </w:rPrChange>
              </w:rPr>
              <w:t>± 10%</w:t>
            </w:r>
          </w:p>
        </w:tc>
        <w:tc>
          <w:tcPr>
            <w:tcW w:w="1417" w:type="dxa"/>
            <w:vAlign w:val="center"/>
          </w:tcPr>
          <w:p w14:paraId="3D82207D" w14:textId="77777777" w:rsidR="00DD2239" w:rsidRPr="00FA7DA9" w:rsidRDefault="00DD2239" w:rsidP="00FA7DA9">
            <w:pPr>
              <w:pStyle w:val="Style1"/>
              <w:tabs>
                <w:tab w:val="left" w:pos="284"/>
              </w:tabs>
              <w:spacing w:after="0" w:line="240" w:lineRule="auto"/>
              <w:jc w:val="center"/>
              <w:rPr>
                <w:sz w:val="20"/>
                <w:szCs w:val="20"/>
                <w:rPrChange w:id="472" w:author="Mathieu Lucas" w:date="2024-05-06T15:00:00Z" w16du:dateUtc="2024-05-06T13:00:00Z">
                  <w:rPr>
                    <w:sz w:val="18"/>
                    <w:szCs w:val="18"/>
                  </w:rPr>
                </w:rPrChange>
              </w:rPr>
            </w:pPr>
            <w:r w:rsidRPr="00FA7DA9">
              <w:rPr>
                <w:sz w:val="20"/>
                <w:szCs w:val="20"/>
                <w:rPrChange w:id="473" w:author="Mathieu Lucas" w:date="2024-05-06T15:00:00Z" w16du:dateUtc="2024-05-06T13:00:00Z">
                  <w:rPr>
                    <w:sz w:val="18"/>
                    <w:szCs w:val="18"/>
                  </w:rPr>
                </w:rPrChange>
              </w:rPr>
              <w:t>13154</w:t>
            </w:r>
          </w:p>
          <w:p w14:paraId="63E5092E" w14:textId="2ED589CB" w:rsidR="00DD2239" w:rsidRPr="00FA7DA9" w:rsidRDefault="00DD2239" w:rsidP="00FA7DA9">
            <w:pPr>
              <w:pStyle w:val="Style1"/>
              <w:tabs>
                <w:tab w:val="left" w:pos="284"/>
              </w:tabs>
              <w:spacing w:after="0" w:line="240" w:lineRule="auto"/>
              <w:jc w:val="center"/>
              <w:rPr>
                <w:sz w:val="20"/>
                <w:szCs w:val="20"/>
                <w:rPrChange w:id="474" w:author="Mathieu Lucas" w:date="2024-05-06T15:00:00Z" w16du:dateUtc="2024-05-06T13:00:00Z">
                  <w:rPr>
                    <w:sz w:val="18"/>
                    <w:szCs w:val="18"/>
                  </w:rPr>
                </w:rPrChange>
              </w:rPr>
            </w:pPr>
            <w:r w:rsidRPr="00FA7DA9">
              <w:rPr>
                <w:sz w:val="20"/>
                <w:szCs w:val="20"/>
                <w:rPrChange w:id="475" w:author="Mathieu Lucas" w:date="2024-05-06T15:00:00Z" w16du:dateUtc="2024-05-06T13:00:00Z">
                  <w:rPr>
                    <w:sz w:val="18"/>
                    <w:szCs w:val="18"/>
                  </w:rPr>
                </w:rPrChange>
              </w:rPr>
              <w:t>± 50%</w:t>
            </w:r>
          </w:p>
        </w:tc>
        <w:tc>
          <w:tcPr>
            <w:tcW w:w="992" w:type="dxa"/>
            <w:vAlign w:val="center"/>
          </w:tcPr>
          <w:p w14:paraId="0DEFCF17" w14:textId="77777777" w:rsidR="00DD2239" w:rsidRPr="00FA7DA9" w:rsidRDefault="00DD2239" w:rsidP="00FA7DA9">
            <w:pPr>
              <w:pStyle w:val="Style1"/>
              <w:tabs>
                <w:tab w:val="left" w:pos="284"/>
              </w:tabs>
              <w:spacing w:after="0" w:line="240" w:lineRule="auto"/>
              <w:jc w:val="center"/>
              <w:rPr>
                <w:sz w:val="20"/>
                <w:szCs w:val="20"/>
                <w:rPrChange w:id="476" w:author="Mathieu Lucas" w:date="2024-05-06T15:00:00Z" w16du:dateUtc="2024-05-06T13:00:00Z">
                  <w:rPr>
                    <w:sz w:val="18"/>
                    <w:szCs w:val="18"/>
                  </w:rPr>
                </w:rPrChange>
              </w:rPr>
            </w:pPr>
            <w:r w:rsidRPr="00FA7DA9">
              <w:rPr>
                <w:sz w:val="20"/>
                <w:szCs w:val="20"/>
                <w:rPrChange w:id="477" w:author="Mathieu Lucas" w:date="2024-05-06T15:00:00Z" w16du:dateUtc="2024-05-06T13:00:00Z">
                  <w:rPr>
                    <w:sz w:val="18"/>
                    <w:szCs w:val="18"/>
                  </w:rPr>
                </w:rPrChange>
              </w:rPr>
              <w:t>13367</w:t>
            </w:r>
          </w:p>
          <w:p w14:paraId="649E1382" w14:textId="4D68BF98" w:rsidR="00DD2239" w:rsidRPr="00FA7DA9" w:rsidRDefault="00DD2239" w:rsidP="00FA7DA9">
            <w:pPr>
              <w:pStyle w:val="Style1"/>
              <w:tabs>
                <w:tab w:val="left" w:pos="284"/>
              </w:tabs>
              <w:spacing w:after="0" w:line="240" w:lineRule="auto"/>
              <w:jc w:val="center"/>
              <w:rPr>
                <w:sz w:val="20"/>
                <w:szCs w:val="20"/>
                <w:rPrChange w:id="478" w:author="Mathieu Lucas" w:date="2024-05-06T15:00:00Z" w16du:dateUtc="2024-05-06T13:00:00Z">
                  <w:rPr>
                    <w:sz w:val="18"/>
                    <w:szCs w:val="18"/>
                  </w:rPr>
                </w:rPrChange>
              </w:rPr>
            </w:pPr>
            <w:r w:rsidRPr="00FA7DA9">
              <w:rPr>
                <w:sz w:val="20"/>
                <w:szCs w:val="20"/>
                <w:rPrChange w:id="479" w:author="Mathieu Lucas" w:date="2024-05-06T15:00:00Z" w16du:dateUtc="2024-05-06T13:00:00Z">
                  <w:rPr>
                    <w:sz w:val="18"/>
                    <w:szCs w:val="18"/>
                  </w:rPr>
                </w:rPrChange>
              </w:rPr>
              <w:t>± 23%</w:t>
            </w:r>
          </w:p>
        </w:tc>
        <w:tc>
          <w:tcPr>
            <w:tcW w:w="993" w:type="dxa"/>
            <w:vAlign w:val="center"/>
          </w:tcPr>
          <w:p w14:paraId="4105C76C" w14:textId="77777777" w:rsidR="00DD2239" w:rsidRPr="00FA7DA9" w:rsidRDefault="00DD2239" w:rsidP="00FA7DA9">
            <w:pPr>
              <w:pStyle w:val="Style1"/>
              <w:tabs>
                <w:tab w:val="left" w:pos="284"/>
              </w:tabs>
              <w:spacing w:after="0" w:line="240" w:lineRule="auto"/>
              <w:jc w:val="center"/>
              <w:rPr>
                <w:sz w:val="20"/>
                <w:szCs w:val="20"/>
                <w:rPrChange w:id="480" w:author="Mathieu Lucas" w:date="2024-05-06T15:00:00Z" w16du:dateUtc="2024-05-06T13:00:00Z">
                  <w:rPr>
                    <w:sz w:val="18"/>
                    <w:szCs w:val="18"/>
                  </w:rPr>
                </w:rPrChange>
              </w:rPr>
            </w:pPr>
            <w:r w:rsidRPr="00FA7DA9">
              <w:rPr>
                <w:sz w:val="20"/>
                <w:szCs w:val="20"/>
                <w:rPrChange w:id="481" w:author="Mathieu Lucas" w:date="2024-05-06T15:00:00Z" w16du:dateUtc="2024-05-06T13:00:00Z">
                  <w:rPr>
                    <w:sz w:val="18"/>
                    <w:szCs w:val="18"/>
                  </w:rPr>
                </w:rPrChange>
              </w:rPr>
              <w:t>13622</w:t>
            </w:r>
          </w:p>
          <w:p w14:paraId="1F5F4E5A" w14:textId="58DD8E27" w:rsidR="00DD2239" w:rsidRPr="00FA7DA9" w:rsidRDefault="00DD2239" w:rsidP="00FA7DA9">
            <w:pPr>
              <w:pStyle w:val="Style1"/>
              <w:tabs>
                <w:tab w:val="left" w:pos="284"/>
              </w:tabs>
              <w:spacing w:after="0" w:line="240" w:lineRule="auto"/>
              <w:jc w:val="center"/>
              <w:rPr>
                <w:sz w:val="20"/>
                <w:szCs w:val="20"/>
                <w:rPrChange w:id="482" w:author="Mathieu Lucas" w:date="2024-05-06T15:00:00Z" w16du:dateUtc="2024-05-06T13:00:00Z">
                  <w:rPr>
                    <w:sz w:val="18"/>
                    <w:szCs w:val="18"/>
                  </w:rPr>
                </w:rPrChange>
              </w:rPr>
            </w:pPr>
            <w:r w:rsidRPr="00FA7DA9">
              <w:rPr>
                <w:sz w:val="20"/>
                <w:szCs w:val="20"/>
                <w:rPrChange w:id="483" w:author="Mathieu Lucas" w:date="2024-05-06T15:00:00Z" w16du:dateUtc="2024-05-06T13:00:00Z">
                  <w:rPr>
                    <w:sz w:val="18"/>
                    <w:szCs w:val="18"/>
                  </w:rPr>
                </w:rPrChange>
              </w:rPr>
              <w:t>± 43%</w:t>
            </w:r>
          </w:p>
        </w:tc>
        <w:tc>
          <w:tcPr>
            <w:tcW w:w="992" w:type="dxa"/>
            <w:vAlign w:val="center"/>
          </w:tcPr>
          <w:p w14:paraId="65081E4F" w14:textId="77777777" w:rsidR="00DD2239" w:rsidRPr="00FA7DA9" w:rsidRDefault="00DD2239" w:rsidP="00FA7DA9">
            <w:pPr>
              <w:pStyle w:val="Style1"/>
              <w:tabs>
                <w:tab w:val="left" w:pos="284"/>
              </w:tabs>
              <w:spacing w:after="0" w:line="240" w:lineRule="auto"/>
              <w:jc w:val="center"/>
              <w:rPr>
                <w:sz w:val="20"/>
                <w:szCs w:val="20"/>
                <w:rPrChange w:id="484" w:author="Mathieu Lucas" w:date="2024-05-06T15:00:00Z" w16du:dateUtc="2024-05-06T13:00:00Z">
                  <w:rPr>
                    <w:sz w:val="18"/>
                    <w:szCs w:val="18"/>
                  </w:rPr>
                </w:rPrChange>
              </w:rPr>
            </w:pPr>
            <w:r w:rsidRPr="00FA7DA9">
              <w:rPr>
                <w:sz w:val="20"/>
                <w:szCs w:val="20"/>
                <w:rPrChange w:id="485" w:author="Mathieu Lucas" w:date="2024-05-06T15:00:00Z" w16du:dateUtc="2024-05-06T13:00:00Z">
                  <w:rPr>
                    <w:sz w:val="18"/>
                    <w:szCs w:val="18"/>
                  </w:rPr>
                </w:rPrChange>
              </w:rPr>
              <w:t>14069</w:t>
            </w:r>
          </w:p>
          <w:p w14:paraId="264D8A4B" w14:textId="369E899E" w:rsidR="00DD2239" w:rsidRPr="00FA7DA9" w:rsidRDefault="00DD2239" w:rsidP="00FA7DA9">
            <w:pPr>
              <w:pStyle w:val="Style1"/>
              <w:tabs>
                <w:tab w:val="left" w:pos="284"/>
              </w:tabs>
              <w:spacing w:after="0" w:line="240" w:lineRule="auto"/>
              <w:jc w:val="center"/>
              <w:rPr>
                <w:sz w:val="20"/>
                <w:szCs w:val="20"/>
                <w:rPrChange w:id="486" w:author="Mathieu Lucas" w:date="2024-05-06T15:00:00Z" w16du:dateUtc="2024-05-06T13:00:00Z">
                  <w:rPr>
                    <w:sz w:val="18"/>
                    <w:szCs w:val="18"/>
                  </w:rPr>
                </w:rPrChange>
              </w:rPr>
            </w:pPr>
            <w:r w:rsidRPr="00FA7DA9">
              <w:rPr>
                <w:sz w:val="20"/>
                <w:szCs w:val="20"/>
                <w:rPrChange w:id="487" w:author="Mathieu Lucas" w:date="2024-05-06T15:00:00Z" w16du:dateUtc="2024-05-06T13:00:00Z">
                  <w:rPr>
                    <w:sz w:val="18"/>
                    <w:szCs w:val="18"/>
                  </w:rPr>
                </w:rPrChange>
              </w:rPr>
              <w:t>± 15%</w:t>
            </w:r>
          </w:p>
        </w:tc>
        <w:tc>
          <w:tcPr>
            <w:tcW w:w="992" w:type="dxa"/>
            <w:vAlign w:val="center"/>
          </w:tcPr>
          <w:p w14:paraId="10E212A3" w14:textId="77777777" w:rsidR="00DD2239" w:rsidRPr="00FA7DA9" w:rsidRDefault="00DD2239" w:rsidP="00FA7DA9">
            <w:pPr>
              <w:pStyle w:val="Style1"/>
              <w:tabs>
                <w:tab w:val="left" w:pos="284"/>
              </w:tabs>
              <w:spacing w:after="0" w:line="240" w:lineRule="auto"/>
              <w:jc w:val="center"/>
              <w:rPr>
                <w:sz w:val="20"/>
                <w:szCs w:val="20"/>
                <w:rPrChange w:id="488" w:author="Mathieu Lucas" w:date="2024-05-06T15:00:00Z" w16du:dateUtc="2024-05-06T13:00:00Z">
                  <w:rPr>
                    <w:sz w:val="18"/>
                    <w:szCs w:val="18"/>
                  </w:rPr>
                </w:rPrChange>
              </w:rPr>
            </w:pPr>
            <w:r w:rsidRPr="00FA7DA9">
              <w:rPr>
                <w:sz w:val="20"/>
                <w:szCs w:val="20"/>
                <w:rPrChange w:id="489" w:author="Mathieu Lucas" w:date="2024-05-06T15:00:00Z" w16du:dateUtc="2024-05-06T13:00:00Z">
                  <w:rPr>
                    <w:sz w:val="18"/>
                    <w:szCs w:val="18"/>
                  </w:rPr>
                </w:rPrChange>
              </w:rPr>
              <w:t>13262</w:t>
            </w:r>
          </w:p>
          <w:p w14:paraId="07BF308C" w14:textId="7C9A984B" w:rsidR="00DD2239" w:rsidRPr="00FA7DA9" w:rsidRDefault="00DD2239" w:rsidP="00FA7DA9">
            <w:pPr>
              <w:pStyle w:val="Style1"/>
              <w:tabs>
                <w:tab w:val="left" w:pos="284"/>
              </w:tabs>
              <w:spacing w:after="0" w:line="240" w:lineRule="auto"/>
              <w:jc w:val="center"/>
              <w:rPr>
                <w:sz w:val="20"/>
                <w:szCs w:val="20"/>
                <w:rPrChange w:id="490" w:author="Mathieu Lucas" w:date="2024-05-06T15:00:00Z" w16du:dateUtc="2024-05-06T13:00:00Z">
                  <w:rPr>
                    <w:sz w:val="18"/>
                    <w:szCs w:val="18"/>
                  </w:rPr>
                </w:rPrChange>
              </w:rPr>
            </w:pPr>
            <w:r w:rsidRPr="00FA7DA9">
              <w:rPr>
                <w:sz w:val="20"/>
                <w:szCs w:val="20"/>
                <w:rPrChange w:id="491" w:author="Mathieu Lucas" w:date="2024-05-06T15:00:00Z" w16du:dateUtc="2024-05-06T13:00:00Z">
                  <w:rPr>
                    <w:sz w:val="18"/>
                    <w:szCs w:val="18"/>
                  </w:rPr>
                </w:rPrChange>
              </w:rPr>
              <w:t>± 36%</w:t>
            </w:r>
          </w:p>
        </w:tc>
        <w:tc>
          <w:tcPr>
            <w:tcW w:w="992" w:type="dxa"/>
            <w:vAlign w:val="center"/>
          </w:tcPr>
          <w:p w14:paraId="07228BA7" w14:textId="77777777" w:rsidR="00DD2239" w:rsidRPr="00FA7DA9" w:rsidRDefault="00DD2239" w:rsidP="00FA7DA9">
            <w:pPr>
              <w:pStyle w:val="Style1"/>
              <w:tabs>
                <w:tab w:val="left" w:pos="284"/>
              </w:tabs>
              <w:spacing w:after="0" w:line="240" w:lineRule="auto"/>
              <w:jc w:val="center"/>
              <w:rPr>
                <w:sz w:val="20"/>
                <w:szCs w:val="20"/>
                <w:rPrChange w:id="492" w:author="Mathieu Lucas" w:date="2024-05-06T15:00:00Z" w16du:dateUtc="2024-05-06T13:00:00Z">
                  <w:rPr>
                    <w:sz w:val="18"/>
                    <w:szCs w:val="18"/>
                  </w:rPr>
                </w:rPrChange>
              </w:rPr>
            </w:pPr>
            <w:r w:rsidRPr="00FA7DA9">
              <w:rPr>
                <w:sz w:val="20"/>
                <w:szCs w:val="20"/>
                <w:rPrChange w:id="493" w:author="Mathieu Lucas" w:date="2024-05-06T15:00:00Z" w16du:dateUtc="2024-05-06T13:00:00Z">
                  <w:rPr>
                    <w:sz w:val="18"/>
                    <w:szCs w:val="18"/>
                  </w:rPr>
                </w:rPrChange>
              </w:rPr>
              <w:t>13827</w:t>
            </w:r>
          </w:p>
          <w:p w14:paraId="4CB62168" w14:textId="2FC08FD7" w:rsidR="00DD2239" w:rsidRPr="00FA7DA9" w:rsidRDefault="00DD2239" w:rsidP="00FA7DA9">
            <w:pPr>
              <w:pStyle w:val="Style1"/>
              <w:tabs>
                <w:tab w:val="left" w:pos="284"/>
              </w:tabs>
              <w:spacing w:after="0" w:line="240" w:lineRule="auto"/>
              <w:jc w:val="center"/>
              <w:rPr>
                <w:sz w:val="20"/>
                <w:szCs w:val="20"/>
                <w:rPrChange w:id="494" w:author="Mathieu Lucas" w:date="2024-05-06T15:00:00Z" w16du:dateUtc="2024-05-06T13:00:00Z">
                  <w:rPr>
                    <w:sz w:val="18"/>
                    <w:szCs w:val="18"/>
                  </w:rPr>
                </w:rPrChange>
              </w:rPr>
            </w:pPr>
            <w:r w:rsidRPr="00FA7DA9">
              <w:rPr>
                <w:sz w:val="20"/>
                <w:szCs w:val="20"/>
                <w:rPrChange w:id="495" w:author="Mathieu Lucas" w:date="2024-05-06T15:00:00Z" w16du:dateUtc="2024-05-06T13:00:00Z">
                  <w:rPr>
                    <w:sz w:val="18"/>
                    <w:szCs w:val="18"/>
                  </w:rPr>
                </w:rPrChange>
              </w:rPr>
              <w:t>± 16%</w:t>
            </w:r>
          </w:p>
        </w:tc>
      </w:tr>
      <w:tr w:rsidR="00FA7DA9" w:rsidRPr="00FC3C81" w14:paraId="27D9EC29" w14:textId="77777777" w:rsidTr="00FA7DA9">
        <w:tblPrEx>
          <w:tblPrExChange w:id="496" w:author="Mathieu Lucas" w:date="2024-05-06T15:05:00Z" w16du:dateUtc="2024-05-06T13:05:00Z">
            <w:tblPrEx>
              <w:tblW w:w="9493" w:type="dxa"/>
            </w:tblPrEx>
          </w:tblPrExChange>
        </w:tblPrEx>
        <w:trPr>
          <w:trHeight w:val="680"/>
          <w:trPrChange w:id="497" w:author="Mathieu Lucas" w:date="2024-05-06T15:05:00Z" w16du:dateUtc="2024-05-06T13:05:00Z">
            <w:trPr>
              <w:gridAfter w:val="0"/>
            </w:trPr>
          </w:trPrChange>
        </w:trPr>
        <w:tc>
          <w:tcPr>
            <w:tcW w:w="1205" w:type="dxa"/>
            <w:vMerge w:val="restart"/>
            <w:vAlign w:val="center"/>
            <w:tcPrChange w:id="498" w:author="Mathieu Lucas" w:date="2024-05-06T15:05:00Z" w16du:dateUtc="2024-05-06T13:05:00Z">
              <w:tcPr>
                <w:tcW w:w="1205" w:type="dxa"/>
                <w:vMerge w:val="restart"/>
                <w:vAlign w:val="center"/>
              </w:tcPr>
            </w:tcPrChange>
          </w:tcPr>
          <w:p w14:paraId="55893368" w14:textId="640A06FA" w:rsidR="00746D53" w:rsidRPr="00FA7DA9" w:rsidRDefault="00746D53" w:rsidP="008B3696">
            <w:pPr>
              <w:pStyle w:val="Style1"/>
              <w:tabs>
                <w:tab w:val="left" w:pos="284"/>
              </w:tabs>
              <w:rPr>
                <w:sz w:val="20"/>
                <w:szCs w:val="20"/>
                <w:rPrChange w:id="499" w:author="Mathieu Lucas" w:date="2024-05-06T15:00:00Z" w16du:dateUtc="2024-05-06T13:00:00Z">
                  <w:rPr/>
                </w:rPrChange>
              </w:rPr>
            </w:pPr>
            <w:r w:rsidRPr="00FA7DA9">
              <w:rPr>
                <w:b/>
                <w:sz w:val="20"/>
                <w:szCs w:val="20"/>
              </w:rPr>
              <w:t>Parameters</w:t>
            </w:r>
          </w:p>
        </w:tc>
        <w:tc>
          <w:tcPr>
            <w:tcW w:w="775" w:type="dxa"/>
            <w:vAlign w:val="center"/>
            <w:tcPrChange w:id="500" w:author="Mathieu Lucas" w:date="2024-05-06T15:05:00Z" w16du:dateUtc="2024-05-06T13:05:00Z">
              <w:tcPr>
                <w:tcW w:w="775" w:type="dxa"/>
                <w:vAlign w:val="center"/>
              </w:tcPr>
            </w:tcPrChange>
          </w:tcPr>
          <w:p w14:paraId="0B8610A0" w14:textId="6C085A98" w:rsidR="00746D53" w:rsidRPr="00FA7DA9" w:rsidRDefault="00746D53" w:rsidP="00FA7DA9">
            <w:pPr>
              <w:pStyle w:val="Style1"/>
              <w:tabs>
                <w:tab w:val="left" w:pos="284"/>
              </w:tabs>
              <w:jc w:val="center"/>
              <w:rPr>
                <w:sz w:val="20"/>
                <w:szCs w:val="20"/>
                <w:rPrChange w:id="501" w:author="Mathieu Lucas" w:date="2024-05-06T15:00:00Z" w16du:dateUtc="2024-05-06T13:00:00Z">
                  <w:rPr/>
                </w:rPrChange>
              </w:rPr>
            </w:pPr>
            <m:oMathPara>
              <m:oMathParaPr>
                <m:jc m:val="center"/>
              </m:oMathParaPr>
              <m:oMath>
                <m:r>
                  <w:rPr>
                    <w:rFonts w:ascii="Cambria Math" w:hAnsi="Cambria Math"/>
                    <w:sz w:val="20"/>
                    <w:szCs w:val="20"/>
                    <w:rPrChange w:id="502" w:author="Mathieu Lucas" w:date="2024-05-06T15:00:00Z" w16du:dateUtc="2024-05-06T13:00:00Z">
                      <w:rPr>
                        <w:rFonts w:ascii="Cambria Math" w:hAnsi="Cambria Math"/>
                      </w:rPr>
                    </w:rPrChange>
                  </w:rPr>
                  <m:t>ξ</m:t>
                </m:r>
              </m:oMath>
            </m:oMathPara>
          </w:p>
        </w:tc>
        <w:tc>
          <w:tcPr>
            <w:tcW w:w="1276" w:type="dxa"/>
            <w:vAlign w:val="center"/>
            <w:tcPrChange w:id="503" w:author="Mathieu Lucas" w:date="2024-05-06T15:05:00Z" w16du:dateUtc="2024-05-06T13:05:00Z">
              <w:tcPr>
                <w:tcW w:w="1276" w:type="dxa"/>
              </w:tcPr>
            </w:tcPrChange>
          </w:tcPr>
          <w:p w14:paraId="03DC10F2" w14:textId="77777777" w:rsidR="00746D53" w:rsidRPr="00FA7DA9" w:rsidRDefault="00746D53" w:rsidP="00FA7DA9">
            <w:pPr>
              <w:pStyle w:val="Style1"/>
              <w:tabs>
                <w:tab w:val="left" w:pos="284"/>
              </w:tabs>
              <w:spacing w:after="0" w:line="240" w:lineRule="auto"/>
              <w:jc w:val="center"/>
              <w:rPr>
                <w:sz w:val="20"/>
                <w:szCs w:val="20"/>
                <w:rPrChange w:id="504" w:author="Mathieu Lucas" w:date="2024-05-06T15:00:00Z" w16du:dateUtc="2024-05-06T13:00:00Z">
                  <w:rPr>
                    <w:sz w:val="18"/>
                    <w:szCs w:val="18"/>
                  </w:rPr>
                </w:rPrChange>
              </w:rPr>
            </w:pPr>
            <w:r w:rsidRPr="00FA7DA9">
              <w:rPr>
                <w:sz w:val="20"/>
                <w:szCs w:val="20"/>
                <w:rPrChange w:id="505" w:author="Mathieu Lucas" w:date="2024-05-06T15:00:00Z" w16du:dateUtc="2024-05-06T13:00:00Z">
                  <w:rPr>
                    <w:sz w:val="18"/>
                    <w:szCs w:val="18"/>
                  </w:rPr>
                </w:rPrChange>
              </w:rPr>
              <w:t>0.058</w:t>
            </w:r>
          </w:p>
          <w:p w14:paraId="3138768F" w14:textId="42DF8552" w:rsidR="00746D53" w:rsidRPr="00FA7DA9" w:rsidRDefault="00746D53" w:rsidP="00FA7DA9">
            <w:pPr>
              <w:pStyle w:val="Style1"/>
              <w:tabs>
                <w:tab w:val="left" w:pos="284"/>
              </w:tabs>
              <w:jc w:val="center"/>
              <w:rPr>
                <w:sz w:val="20"/>
                <w:szCs w:val="20"/>
                <w:rPrChange w:id="506" w:author="Mathieu Lucas" w:date="2024-05-06T15:00:00Z" w16du:dateUtc="2024-05-06T13:00:00Z">
                  <w:rPr>
                    <w:sz w:val="18"/>
                    <w:szCs w:val="18"/>
                  </w:rPr>
                </w:rPrChange>
              </w:rPr>
            </w:pPr>
            <w:r w:rsidRPr="00FA7DA9">
              <w:rPr>
                <w:sz w:val="20"/>
                <w:szCs w:val="20"/>
                <w:rPrChange w:id="507" w:author="Mathieu Lucas" w:date="2024-05-06T15:00:00Z" w16du:dateUtc="2024-05-06T13:00:00Z">
                  <w:rPr>
                    <w:sz w:val="18"/>
                    <w:szCs w:val="18"/>
                  </w:rPr>
                </w:rPrChange>
              </w:rPr>
              <w:t>± 76%</w:t>
            </w:r>
          </w:p>
        </w:tc>
        <w:tc>
          <w:tcPr>
            <w:tcW w:w="1417" w:type="dxa"/>
            <w:vAlign w:val="center"/>
            <w:tcPrChange w:id="508" w:author="Mathieu Lucas" w:date="2024-05-06T15:05:00Z" w16du:dateUtc="2024-05-06T13:05:00Z">
              <w:tcPr>
                <w:tcW w:w="1275" w:type="dxa"/>
              </w:tcPr>
            </w:tcPrChange>
          </w:tcPr>
          <w:p w14:paraId="13A11FAB" w14:textId="77777777" w:rsidR="00746D53" w:rsidRPr="00FA7DA9" w:rsidRDefault="00746D53" w:rsidP="00FA7DA9">
            <w:pPr>
              <w:pStyle w:val="Style1"/>
              <w:tabs>
                <w:tab w:val="left" w:pos="284"/>
              </w:tabs>
              <w:spacing w:after="0" w:line="240" w:lineRule="auto"/>
              <w:jc w:val="center"/>
              <w:rPr>
                <w:sz w:val="20"/>
                <w:szCs w:val="20"/>
                <w:rPrChange w:id="509" w:author="Mathieu Lucas" w:date="2024-05-06T15:00:00Z" w16du:dateUtc="2024-05-06T13:00:00Z">
                  <w:rPr>
                    <w:sz w:val="18"/>
                    <w:szCs w:val="18"/>
                  </w:rPr>
                </w:rPrChange>
              </w:rPr>
            </w:pPr>
            <w:r w:rsidRPr="00FA7DA9">
              <w:rPr>
                <w:sz w:val="20"/>
                <w:szCs w:val="20"/>
                <w:rPrChange w:id="510" w:author="Mathieu Lucas" w:date="2024-05-06T15:00:00Z" w16du:dateUtc="2024-05-06T13:00:00Z">
                  <w:rPr>
                    <w:sz w:val="18"/>
                    <w:szCs w:val="18"/>
                  </w:rPr>
                </w:rPrChange>
              </w:rPr>
              <w:t>0.077</w:t>
            </w:r>
          </w:p>
          <w:p w14:paraId="5E291AC6" w14:textId="4749C97A" w:rsidR="00746D53" w:rsidRPr="00FA7DA9" w:rsidRDefault="00746D53" w:rsidP="00FA7DA9">
            <w:pPr>
              <w:pStyle w:val="Style1"/>
              <w:tabs>
                <w:tab w:val="left" w:pos="284"/>
              </w:tabs>
              <w:jc w:val="center"/>
              <w:rPr>
                <w:sz w:val="20"/>
                <w:szCs w:val="20"/>
                <w:rPrChange w:id="511" w:author="Mathieu Lucas" w:date="2024-05-06T15:00:00Z" w16du:dateUtc="2024-05-06T13:00:00Z">
                  <w:rPr>
                    <w:sz w:val="18"/>
                    <w:szCs w:val="18"/>
                  </w:rPr>
                </w:rPrChange>
              </w:rPr>
            </w:pPr>
            <w:r w:rsidRPr="00FA7DA9">
              <w:rPr>
                <w:sz w:val="20"/>
                <w:szCs w:val="20"/>
                <w:rPrChange w:id="512" w:author="Mathieu Lucas" w:date="2024-05-06T15:00:00Z" w16du:dateUtc="2024-05-06T13:00:00Z">
                  <w:rPr>
                    <w:sz w:val="18"/>
                    <w:szCs w:val="18"/>
                  </w:rPr>
                </w:rPrChange>
              </w:rPr>
              <w:t>± 132%</w:t>
            </w:r>
          </w:p>
        </w:tc>
        <w:tc>
          <w:tcPr>
            <w:tcW w:w="992" w:type="dxa"/>
            <w:vAlign w:val="center"/>
            <w:tcPrChange w:id="513" w:author="Mathieu Lucas" w:date="2024-05-06T15:05:00Z" w16du:dateUtc="2024-05-06T13:05:00Z">
              <w:tcPr>
                <w:tcW w:w="993" w:type="dxa"/>
                <w:gridSpan w:val="2"/>
              </w:tcPr>
            </w:tcPrChange>
          </w:tcPr>
          <w:p w14:paraId="174F1A15" w14:textId="77777777" w:rsidR="00746D53" w:rsidRPr="00FA7DA9" w:rsidRDefault="00746D53" w:rsidP="00FA7DA9">
            <w:pPr>
              <w:pStyle w:val="Style1"/>
              <w:tabs>
                <w:tab w:val="left" w:pos="284"/>
              </w:tabs>
              <w:spacing w:after="0" w:line="240" w:lineRule="auto"/>
              <w:jc w:val="center"/>
              <w:rPr>
                <w:sz w:val="20"/>
                <w:szCs w:val="20"/>
                <w:rPrChange w:id="514" w:author="Mathieu Lucas" w:date="2024-05-06T15:00:00Z" w16du:dateUtc="2024-05-06T13:00:00Z">
                  <w:rPr>
                    <w:sz w:val="18"/>
                    <w:szCs w:val="18"/>
                  </w:rPr>
                </w:rPrChange>
              </w:rPr>
            </w:pPr>
            <w:r w:rsidRPr="00FA7DA9">
              <w:rPr>
                <w:sz w:val="20"/>
                <w:szCs w:val="20"/>
                <w:rPrChange w:id="515" w:author="Mathieu Lucas" w:date="2024-05-06T15:00:00Z" w16du:dateUtc="2024-05-06T13:00:00Z">
                  <w:rPr>
                    <w:sz w:val="18"/>
                    <w:szCs w:val="18"/>
                  </w:rPr>
                </w:rPrChange>
              </w:rPr>
              <w:t>0.062</w:t>
            </w:r>
          </w:p>
          <w:p w14:paraId="69F4FB10" w14:textId="59A21DB2" w:rsidR="00746D53" w:rsidRPr="00FA7DA9" w:rsidRDefault="00746D53" w:rsidP="00FA7DA9">
            <w:pPr>
              <w:pStyle w:val="Style1"/>
              <w:tabs>
                <w:tab w:val="left" w:pos="284"/>
              </w:tabs>
              <w:jc w:val="center"/>
              <w:rPr>
                <w:sz w:val="20"/>
                <w:szCs w:val="20"/>
                <w:rPrChange w:id="516" w:author="Mathieu Lucas" w:date="2024-05-06T15:00:00Z" w16du:dateUtc="2024-05-06T13:00:00Z">
                  <w:rPr>
                    <w:sz w:val="18"/>
                    <w:szCs w:val="18"/>
                  </w:rPr>
                </w:rPrChange>
              </w:rPr>
            </w:pPr>
            <w:r w:rsidRPr="00FA7DA9">
              <w:rPr>
                <w:sz w:val="20"/>
                <w:szCs w:val="20"/>
                <w:rPrChange w:id="517" w:author="Mathieu Lucas" w:date="2024-05-06T15:00:00Z" w16du:dateUtc="2024-05-06T13:00:00Z">
                  <w:rPr>
                    <w:sz w:val="16"/>
                    <w:szCs w:val="16"/>
                  </w:rPr>
                </w:rPrChange>
              </w:rPr>
              <w:t>± 142%</w:t>
            </w:r>
          </w:p>
        </w:tc>
        <w:tc>
          <w:tcPr>
            <w:tcW w:w="993" w:type="dxa"/>
            <w:vAlign w:val="center"/>
            <w:tcPrChange w:id="518" w:author="Mathieu Lucas" w:date="2024-05-06T15:05:00Z" w16du:dateUtc="2024-05-06T13:05:00Z">
              <w:tcPr>
                <w:tcW w:w="992" w:type="dxa"/>
                <w:gridSpan w:val="2"/>
              </w:tcPr>
            </w:tcPrChange>
          </w:tcPr>
          <w:p w14:paraId="57ACBE22" w14:textId="77777777" w:rsidR="00746D53" w:rsidRPr="00FA7DA9" w:rsidRDefault="00746D53" w:rsidP="00FA7DA9">
            <w:pPr>
              <w:pStyle w:val="Style1"/>
              <w:tabs>
                <w:tab w:val="left" w:pos="284"/>
              </w:tabs>
              <w:spacing w:after="0" w:line="240" w:lineRule="auto"/>
              <w:jc w:val="center"/>
              <w:rPr>
                <w:sz w:val="20"/>
                <w:szCs w:val="20"/>
                <w:rPrChange w:id="519" w:author="Mathieu Lucas" w:date="2024-05-06T15:00:00Z" w16du:dateUtc="2024-05-06T13:00:00Z">
                  <w:rPr>
                    <w:sz w:val="18"/>
                    <w:szCs w:val="18"/>
                  </w:rPr>
                </w:rPrChange>
              </w:rPr>
            </w:pPr>
            <w:r w:rsidRPr="00FA7DA9">
              <w:rPr>
                <w:sz w:val="20"/>
                <w:szCs w:val="20"/>
                <w:rPrChange w:id="520" w:author="Mathieu Lucas" w:date="2024-05-06T15:00:00Z" w16du:dateUtc="2024-05-06T13:00:00Z">
                  <w:rPr>
                    <w:sz w:val="18"/>
                    <w:szCs w:val="18"/>
                  </w:rPr>
                </w:rPrChange>
              </w:rPr>
              <w:t>0.058</w:t>
            </w:r>
          </w:p>
          <w:p w14:paraId="76508C8B" w14:textId="290321FC" w:rsidR="00746D53" w:rsidRPr="00FA7DA9" w:rsidRDefault="00746D53" w:rsidP="00FA7DA9">
            <w:pPr>
              <w:pStyle w:val="Style1"/>
              <w:tabs>
                <w:tab w:val="left" w:pos="284"/>
              </w:tabs>
              <w:jc w:val="center"/>
              <w:rPr>
                <w:sz w:val="20"/>
                <w:szCs w:val="20"/>
                <w:rPrChange w:id="521" w:author="Mathieu Lucas" w:date="2024-05-06T15:00:00Z" w16du:dateUtc="2024-05-06T13:00:00Z">
                  <w:rPr>
                    <w:sz w:val="18"/>
                    <w:szCs w:val="18"/>
                  </w:rPr>
                </w:rPrChange>
              </w:rPr>
            </w:pPr>
            <w:r w:rsidRPr="00FA7DA9">
              <w:rPr>
                <w:sz w:val="20"/>
                <w:szCs w:val="20"/>
                <w:rPrChange w:id="522" w:author="Mathieu Lucas" w:date="2024-05-06T15:00:00Z" w16du:dateUtc="2024-05-06T13:00:00Z">
                  <w:rPr>
                    <w:sz w:val="18"/>
                    <w:szCs w:val="18"/>
                  </w:rPr>
                </w:rPrChange>
              </w:rPr>
              <w:t>± 176%</w:t>
            </w:r>
          </w:p>
        </w:tc>
        <w:tc>
          <w:tcPr>
            <w:tcW w:w="992" w:type="dxa"/>
            <w:vAlign w:val="center"/>
            <w:tcPrChange w:id="523" w:author="Mathieu Lucas" w:date="2024-05-06T15:05:00Z" w16du:dateUtc="2024-05-06T13:05:00Z">
              <w:tcPr>
                <w:tcW w:w="992" w:type="dxa"/>
                <w:gridSpan w:val="2"/>
              </w:tcPr>
            </w:tcPrChange>
          </w:tcPr>
          <w:p w14:paraId="55EFA19E" w14:textId="77777777" w:rsidR="00746D53" w:rsidRPr="00FA7DA9" w:rsidRDefault="00746D53" w:rsidP="00FA7DA9">
            <w:pPr>
              <w:pStyle w:val="Style1"/>
              <w:tabs>
                <w:tab w:val="left" w:pos="284"/>
              </w:tabs>
              <w:spacing w:after="0" w:line="240" w:lineRule="auto"/>
              <w:jc w:val="center"/>
              <w:rPr>
                <w:sz w:val="20"/>
                <w:szCs w:val="20"/>
                <w:rPrChange w:id="524" w:author="Mathieu Lucas" w:date="2024-05-06T15:00:00Z" w16du:dateUtc="2024-05-06T13:00:00Z">
                  <w:rPr>
                    <w:sz w:val="18"/>
                    <w:szCs w:val="18"/>
                  </w:rPr>
                </w:rPrChange>
              </w:rPr>
            </w:pPr>
            <w:r w:rsidRPr="00FA7DA9">
              <w:rPr>
                <w:sz w:val="20"/>
                <w:szCs w:val="20"/>
                <w:rPrChange w:id="525" w:author="Mathieu Lucas" w:date="2024-05-06T15:00:00Z" w16du:dateUtc="2024-05-06T13:00:00Z">
                  <w:rPr>
                    <w:sz w:val="18"/>
                    <w:szCs w:val="18"/>
                  </w:rPr>
                </w:rPrChange>
              </w:rPr>
              <w:t>0.041</w:t>
            </w:r>
          </w:p>
          <w:p w14:paraId="0B2CBABE" w14:textId="2282B9ED" w:rsidR="00746D53" w:rsidRPr="00FA7DA9" w:rsidRDefault="00746D53" w:rsidP="00FA7DA9">
            <w:pPr>
              <w:pStyle w:val="Style1"/>
              <w:tabs>
                <w:tab w:val="left" w:pos="284"/>
              </w:tabs>
              <w:jc w:val="center"/>
              <w:rPr>
                <w:sz w:val="20"/>
                <w:szCs w:val="20"/>
                <w:rPrChange w:id="526" w:author="Mathieu Lucas" w:date="2024-05-06T15:00:00Z" w16du:dateUtc="2024-05-06T13:00:00Z">
                  <w:rPr>
                    <w:sz w:val="18"/>
                    <w:szCs w:val="18"/>
                  </w:rPr>
                </w:rPrChange>
              </w:rPr>
            </w:pPr>
            <w:r w:rsidRPr="00FA7DA9">
              <w:rPr>
                <w:sz w:val="20"/>
                <w:szCs w:val="20"/>
                <w:rPrChange w:id="527" w:author="Mathieu Lucas" w:date="2024-05-06T15:00:00Z" w16du:dateUtc="2024-05-06T13:00:00Z">
                  <w:rPr>
                    <w:sz w:val="18"/>
                    <w:szCs w:val="18"/>
                  </w:rPr>
                </w:rPrChange>
              </w:rPr>
              <w:t>± 202%</w:t>
            </w:r>
          </w:p>
        </w:tc>
        <w:tc>
          <w:tcPr>
            <w:tcW w:w="992" w:type="dxa"/>
            <w:vAlign w:val="center"/>
            <w:tcPrChange w:id="528" w:author="Mathieu Lucas" w:date="2024-05-06T15:05:00Z" w16du:dateUtc="2024-05-06T13:05:00Z">
              <w:tcPr>
                <w:tcW w:w="992" w:type="dxa"/>
                <w:gridSpan w:val="2"/>
              </w:tcPr>
            </w:tcPrChange>
          </w:tcPr>
          <w:p w14:paraId="6BC11545" w14:textId="77777777" w:rsidR="00746D53" w:rsidRPr="00FA7DA9" w:rsidRDefault="00746D53" w:rsidP="00FA7DA9">
            <w:pPr>
              <w:pStyle w:val="Style1"/>
              <w:tabs>
                <w:tab w:val="left" w:pos="284"/>
              </w:tabs>
              <w:spacing w:after="0" w:line="240" w:lineRule="auto"/>
              <w:jc w:val="center"/>
              <w:rPr>
                <w:sz w:val="20"/>
                <w:szCs w:val="20"/>
                <w:rPrChange w:id="529" w:author="Mathieu Lucas" w:date="2024-05-06T15:00:00Z" w16du:dateUtc="2024-05-06T13:00:00Z">
                  <w:rPr>
                    <w:sz w:val="18"/>
                    <w:szCs w:val="18"/>
                  </w:rPr>
                </w:rPrChange>
              </w:rPr>
            </w:pPr>
            <w:r w:rsidRPr="00FA7DA9">
              <w:rPr>
                <w:sz w:val="20"/>
                <w:szCs w:val="20"/>
                <w:rPrChange w:id="530" w:author="Mathieu Lucas" w:date="2024-05-06T15:00:00Z" w16du:dateUtc="2024-05-06T13:00:00Z">
                  <w:rPr>
                    <w:sz w:val="18"/>
                    <w:szCs w:val="18"/>
                  </w:rPr>
                </w:rPrChange>
              </w:rPr>
              <w:t>0.074</w:t>
            </w:r>
          </w:p>
          <w:p w14:paraId="4E04C372" w14:textId="4FA7C72B" w:rsidR="00746D53" w:rsidRPr="00FA7DA9" w:rsidRDefault="00746D53" w:rsidP="00FA7DA9">
            <w:pPr>
              <w:pStyle w:val="Style1"/>
              <w:tabs>
                <w:tab w:val="left" w:pos="284"/>
              </w:tabs>
              <w:jc w:val="center"/>
              <w:rPr>
                <w:sz w:val="20"/>
                <w:szCs w:val="20"/>
                <w:rPrChange w:id="531" w:author="Mathieu Lucas" w:date="2024-05-06T15:00:00Z" w16du:dateUtc="2024-05-06T13:00:00Z">
                  <w:rPr>
                    <w:sz w:val="18"/>
                    <w:szCs w:val="18"/>
                  </w:rPr>
                </w:rPrChange>
              </w:rPr>
            </w:pPr>
            <w:r w:rsidRPr="00FA7DA9">
              <w:rPr>
                <w:sz w:val="20"/>
                <w:szCs w:val="20"/>
                <w:rPrChange w:id="532" w:author="Mathieu Lucas" w:date="2024-05-06T15:00:00Z" w16du:dateUtc="2024-05-06T13:00:00Z">
                  <w:rPr>
                    <w:sz w:val="18"/>
                    <w:szCs w:val="18"/>
                  </w:rPr>
                </w:rPrChange>
              </w:rPr>
              <w:t>± 130%</w:t>
            </w:r>
          </w:p>
        </w:tc>
        <w:tc>
          <w:tcPr>
            <w:tcW w:w="992" w:type="dxa"/>
            <w:vAlign w:val="center"/>
            <w:tcPrChange w:id="533" w:author="Mathieu Lucas" w:date="2024-05-06T15:05:00Z" w16du:dateUtc="2024-05-06T13:05:00Z">
              <w:tcPr>
                <w:tcW w:w="993" w:type="dxa"/>
                <w:gridSpan w:val="3"/>
              </w:tcPr>
            </w:tcPrChange>
          </w:tcPr>
          <w:p w14:paraId="5CBFA620" w14:textId="77777777" w:rsidR="00746D53" w:rsidRPr="00FA7DA9" w:rsidRDefault="00746D53" w:rsidP="00FA7DA9">
            <w:pPr>
              <w:pStyle w:val="Style1"/>
              <w:tabs>
                <w:tab w:val="left" w:pos="284"/>
              </w:tabs>
              <w:spacing w:after="0" w:line="240" w:lineRule="auto"/>
              <w:jc w:val="center"/>
              <w:rPr>
                <w:sz w:val="20"/>
                <w:szCs w:val="20"/>
                <w:rPrChange w:id="534" w:author="Mathieu Lucas" w:date="2024-05-06T15:00:00Z" w16du:dateUtc="2024-05-06T13:00:00Z">
                  <w:rPr>
                    <w:sz w:val="18"/>
                    <w:szCs w:val="18"/>
                  </w:rPr>
                </w:rPrChange>
              </w:rPr>
            </w:pPr>
            <w:r w:rsidRPr="00FA7DA9">
              <w:rPr>
                <w:sz w:val="20"/>
                <w:szCs w:val="20"/>
                <w:rPrChange w:id="535" w:author="Mathieu Lucas" w:date="2024-05-06T15:00:00Z" w16du:dateUtc="2024-05-06T13:00:00Z">
                  <w:rPr>
                    <w:sz w:val="18"/>
                    <w:szCs w:val="18"/>
                  </w:rPr>
                </w:rPrChange>
              </w:rPr>
              <w:t>0.035</w:t>
            </w:r>
          </w:p>
          <w:p w14:paraId="27CABDA3" w14:textId="2E0B5C5F" w:rsidR="00746D53" w:rsidRPr="00FA7DA9" w:rsidRDefault="00746D53" w:rsidP="00FA7DA9">
            <w:pPr>
              <w:pStyle w:val="Style1"/>
              <w:tabs>
                <w:tab w:val="left" w:pos="284"/>
              </w:tabs>
              <w:jc w:val="center"/>
              <w:rPr>
                <w:sz w:val="20"/>
                <w:szCs w:val="20"/>
                <w:rPrChange w:id="536" w:author="Mathieu Lucas" w:date="2024-05-06T15:00:00Z" w16du:dateUtc="2024-05-06T13:00:00Z">
                  <w:rPr>
                    <w:sz w:val="18"/>
                    <w:szCs w:val="18"/>
                  </w:rPr>
                </w:rPrChange>
              </w:rPr>
            </w:pPr>
            <w:r w:rsidRPr="00FA7DA9">
              <w:rPr>
                <w:sz w:val="20"/>
                <w:szCs w:val="20"/>
                <w:rPrChange w:id="537" w:author="Mathieu Lucas" w:date="2024-05-06T15:00:00Z" w16du:dateUtc="2024-05-06T13:00:00Z">
                  <w:rPr>
                    <w:sz w:val="18"/>
                    <w:szCs w:val="18"/>
                  </w:rPr>
                </w:rPrChange>
              </w:rPr>
              <w:t>± 191%</w:t>
            </w:r>
          </w:p>
        </w:tc>
      </w:tr>
      <w:tr w:rsidR="00FA7DA9" w:rsidRPr="00FC3C81" w14:paraId="3ED5DE98" w14:textId="77777777" w:rsidTr="00FA7DA9">
        <w:tblPrEx>
          <w:tblPrExChange w:id="538" w:author="Mathieu Lucas" w:date="2024-05-06T15:05:00Z" w16du:dateUtc="2024-05-06T13:05:00Z">
            <w:tblPrEx>
              <w:tblW w:w="9493" w:type="dxa"/>
            </w:tblPrEx>
          </w:tblPrExChange>
        </w:tblPrEx>
        <w:trPr>
          <w:trHeight w:val="680"/>
          <w:trPrChange w:id="539" w:author="Mathieu Lucas" w:date="2024-05-06T15:05:00Z" w16du:dateUtc="2024-05-06T13:05:00Z">
            <w:trPr>
              <w:gridAfter w:val="0"/>
            </w:trPr>
          </w:trPrChange>
        </w:trPr>
        <w:tc>
          <w:tcPr>
            <w:tcW w:w="1205" w:type="dxa"/>
            <w:vMerge/>
            <w:tcPrChange w:id="540" w:author="Mathieu Lucas" w:date="2024-05-06T15:05:00Z" w16du:dateUtc="2024-05-06T13:05:00Z">
              <w:tcPr>
                <w:tcW w:w="1205" w:type="dxa"/>
                <w:vMerge/>
              </w:tcPr>
            </w:tcPrChange>
          </w:tcPr>
          <w:p w14:paraId="58722E54" w14:textId="77777777" w:rsidR="00746D53" w:rsidRPr="00FA7DA9" w:rsidRDefault="00746D53" w:rsidP="008B3696">
            <w:pPr>
              <w:pStyle w:val="Style1"/>
              <w:tabs>
                <w:tab w:val="left" w:pos="284"/>
              </w:tabs>
              <w:rPr>
                <w:sz w:val="20"/>
                <w:szCs w:val="20"/>
                <w:rPrChange w:id="541" w:author="Mathieu Lucas" w:date="2024-05-06T15:00:00Z" w16du:dateUtc="2024-05-06T13:00:00Z">
                  <w:rPr/>
                </w:rPrChange>
              </w:rPr>
            </w:pPr>
          </w:p>
        </w:tc>
        <w:tc>
          <w:tcPr>
            <w:tcW w:w="775" w:type="dxa"/>
            <w:vAlign w:val="center"/>
            <w:tcPrChange w:id="542" w:author="Mathieu Lucas" w:date="2024-05-06T15:05:00Z" w16du:dateUtc="2024-05-06T13:05:00Z">
              <w:tcPr>
                <w:tcW w:w="775" w:type="dxa"/>
                <w:vAlign w:val="center"/>
              </w:tcPr>
            </w:tcPrChange>
          </w:tcPr>
          <w:p w14:paraId="2F683651" w14:textId="5CDECA35" w:rsidR="00746D53" w:rsidRPr="00FA7DA9" w:rsidRDefault="00746D53" w:rsidP="00FA7DA9">
            <w:pPr>
              <w:pStyle w:val="Style1"/>
              <w:tabs>
                <w:tab w:val="left" w:pos="284"/>
              </w:tabs>
              <w:jc w:val="center"/>
              <w:rPr>
                <w:sz w:val="20"/>
                <w:szCs w:val="20"/>
                <w:rPrChange w:id="543" w:author="Mathieu Lucas" w:date="2024-05-06T15:00:00Z" w16du:dateUtc="2024-05-06T13:00:00Z">
                  <w:rPr/>
                </w:rPrChange>
              </w:rPr>
            </w:pPr>
            <w:r w:rsidRPr="00FA7DA9">
              <w:rPr>
                <w:i/>
                <w:sz w:val="20"/>
                <w:szCs w:val="20"/>
                <w:rPrChange w:id="544" w:author="Mathieu Lucas" w:date="2024-05-06T15:00:00Z" w16du:dateUtc="2024-05-06T13:00:00Z">
                  <w:rPr>
                    <w:i/>
                    <w:szCs w:val="20"/>
                  </w:rPr>
                </w:rPrChange>
              </w:rPr>
              <w:t xml:space="preserve">S </w:t>
            </w:r>
            <w:r w:rsidRPr="00FA7DA9">
              <w:rPr>
                <w:sz w:val="20"/>
                <w:szCs w:val="20"/>
                <w:rPrChange w:id="545" w:author="Mathieu Lucas" w:date="2024-05-06T15:00:00Z" w16du:dateUtc="2024-05-06T13:00:00Z">
                  <w:rPr>
                    <w:sz w:val="16"/>
                    <w:szCs w:val="16"/>
                  </w:rPr>
                </w:rPrChange>
              </w:rPr>
              <w:t>(m</w:t>
            </w:r>
            <w:r w:rsidRPr="00FA7DA9">
              <w:rPr>
                <w:sz w:val="20"/>
                <w:szCs w:val="20"/>
                <w:vertAlign w:val="superscript"/>
                <w:rPrChange w:id="546" w:author="Mathieu Lucas" w:date="2024-05-06T15:00:00Z" w16du:dateUtc="2024-05-06T13:00:00Z">
                  <w:rPr>
                    <w:sz w:val="16"/>
                    <w:szCs w:val="16"/>
                    <w:vertAlign w:val="superscript"/>
                  </w:rPr>
                </w:rPrChange>
              </w:rPr>
              <w:t>3</w:t>
            </w:r>
            <w:r w:rsidRPr="00FA7DA9">
              <w:rPr>
                <w:sz w:val="20"/>
                <w:szCs w:val="20"/>
                <w:rPrChange w:id="547" w:author="Mathieu Lucas" w:date="2024-05-06T15:00:00Z" w16du:dateUtc="2024-05-06T13:00:00Z">
                  <w:rPr>
                    <w:sz w:val="16"/>
                    <w:szCs w:val="16"/>
                  </w:rPr>
                </w:rPrChange>
              </w:rPr>
              <w:t>/s)</w:t>
            </w:r>
          </w:p>
        </w:tc>
        <w:tc>
          <w:tcPr>
            <w:tcW w:w="1276" w:type="dxa"/>
            <w:vAlign w:val="center"/>
            <w:tcPrChange w:id="548" w:author="Mathieu Lucas" w:date="2024-05-06T15:05:00Z" w16du:dateUtc="2024-05-06T13:05:00Z">
              <w:tcPr>
                <w:tcW w:w="1276" w:type="dxa"/>
              </w:tcPr>
            </w:tcPrChange>
          </w:tcPr>
          <w:p w14:paraId="4BF8872F" w14:textId="4575ADFD" w:rsidR="00746D53" w:rsidRPr="00FA7DA9" w:rsidRDefault="00746D53" w:rsidP="00FA7DA9">
            <w:pPr>
              <w:pStyle w:val="Style1"/>
              <w:tabs>
                <w:tab w:val="left" w:pos="284"/>
              </w:tabs>
              <w:jc w:val="center"/>
              <w:rPr>
                <w:sz w:val="20"/>
                <w:szCs w:val="20"/>
                <w:rPrChange w:id="549" w:author="Mathieu Lucas" w:date="2024-05-06T15:00:00Z" w16du:dateUtc="2024-05-06T13:00:00Z">
                  <w:rPr>
                    <w:sz w:val="18"/>
                    <w:szCs w:val="18"/>
                  </w:rPr>
                </w:rPrChange>
              </w:rPr>
            </w:pPr>
            <w:r w:rsidRPr="00FA7DA9">
              <w:rPr>
                <w:sz w:val="20"/>
                <w:szCs w:val="20"/>
                <w:rPrChange w:id="550" w:author="Mathieu Lucas" w:date="2024-05-06T15:00:00Z" w16du:dateUtc="2024-05-06T13:00:00Z">
                  <w:rPr>
                    <w:sz w:val="18"/>
                    <w:szCs w:val="18"/>
                  </w:rPr>
                </w:rPrChange>
              </w:rPr>
              <w:t>/</w:t>
            </w:r>
          </w:p>
        </w:tc>
        <w:tc>
          <w:tcPr>
            <w:tcW w:w="1417" w:type="dxa"/>
            <w:vAlign w:val="center"/>
            <w:tcPrChange w:id="551" w:author="Mathieu Lucas" w:date="2024-05-06T15:05:00Z" w16du:dateUtc="2024-05-06T13:05:00Z">
              <w:tcPr>
                <w:tcW w:w="1275" w:type="dxa"/>
              </w:tcPr>
            </w:tcPrChange>
          </w:tcPr>
          <w:p w14:paraId="1866F409" w14:textId="144540FF" w:rsidR="00746D53" w:rsidRPr="00FA7DA9" w:rsidRDefault="00746D53" w:rsidP="00FA7DA9">
            <w:pPr>
              <w:pStyle w:val="Style1"/>
              <w:tabs>
                <w:tab w:val="left" w:pos="284"/>
              </w:tabs>
              <w:jc w:val="center"/>
              <w:rPr>
                <w:sz w:val="20"/>
                <w:szCs w:val="20"/>
                <w:rPrChange w:id="552" w:author="Mathieu Lucas" w:date="2024-05-06T15:00:00Z" w16du:dateUtc="2024-05-06T13:00:00Z">
                  <w:rPr>
                    <w:sz w:val="18"/>
                    <w:szCs w:val="18"/>
                  </w:rPr>
                </w:rPrChange>
              </w:rPr>
            </w:pPr>
            <w:r w:rsidRPr="00FA7DA9">
              <w:rPr>
                <w:sz w:val="20"/>
                <w:szCs w:val="20"/>
                <w:rPrChange w:id="553" w:author="Mathieu Lucas" w:date="2024-05-06T15:00:00Z" w16du:dateUtc="2024-05-06T13:00:00Z">
                  <w:rPr>
                    <w:sz w:val="18"/>
                    <w:szCs w:val="18"/>
                  </w:rPr>
                </w:rPrChange>
              </w:rPr>
              <w:t>/</w:t>
            </w:r>
          </w:p>
        </w:tc>
        <w:tc>
          <w:tcPr>
            <w:tcW w:w="992" w:type="dxa"/>
            <w:vAlign w:val="center"/>
            <w:tcPrChange w:id="554" w:author="Mathieu Lucas" w:date="2024-05-06T15:05:00Z" w16du:dateUtc="2024-05-06T13:05:00Z">
              <w:tcPr>
                <w:tcW w:w="993" w:type="dxa"/>
                <w:gridSpan w:val="2"/>
              </w:tcPr>
            </w:tcPrChange>
          </w:tcPr>
          <w:p w14:paraId="40ACCE91" w14:textId="069CB8DC" w:rsidR="00746D53" w:rsidRPr="00FA7DA9" w:rsidRDefault="00746D53" w:rsidP="00FA7DA9">
            <w:pPr>
              <w:pStyle w:val="Style1"/>
              <w:tabs>
                <w:tab w:val="left" w:pos="284"/>
              </w:tabs>
              <w:spacing w:after="0" w:line="240" w:lineRule="auto"/>
              <w:jc w:val="center"/>
              <w:rPr>
                <w:sz w:val="20"/>
                <w:szCs w:val="20"/>
                <w:rPrChange w:id="555" w:author="Mathieu Lucas" w:date="2024-05-06T15:00:00Z" w16du:dateUtc="2024-05-06T13:00:00Z">
                  <w:rPr>
                    <w:sz w:val="18"/>
                    <w:szCs w:val="18"/>
                  </w:rPr>
                </w:rPrChange>
              </w:rPr>
            </w:pPr>
            <w:r w:rsidRPr="00FA7DA9">
              <w:rPr>
                <w:sz w:val="20"/>
                <w:szCs w:val="20"/>
                <w:rPrChange w:id="556" w:author="Mathieu Lucas" w:date="2024-05-06T15:00:00Z" w16du:dateUtc="2024-05-06T13:00:00Z">
                  <w:rPr>
                    <w:sz w:val="18"/>
                    <w:szCs w:val="18"/>
                  </w:rPr>
                </w:rPrChange>
              </w:rPr>
              <w:t>/</w:t>
            </w:r>
          </w:p>
        </w:tc>
        <w:tc>
          <w:tcPr>
            <w:tcW w:w="993" w:type="dxa"/>
            <w:vAlign w:val="center"/>
            <w:tcPrChange w:id="557" w:author="Mathieu Lucas" w:date="2024-05-06T15:05:00Z" w16du:dateUtc="2024-05-06T13:05:00Z">
              <w:tcPr>
                <w:tcW w:w="992" w:type="dxa"/>
                <w:gridSpan w:val="2"/>
              </w:tcPr>
            </w:tcPrChange>
          </w:tcPr>
          <w:p w14:paraId="47F68C56" w14:textId="77777777" w:rsidR="00746D53" w:rsidRPr="00FA7DA9" w:rsidRDefault="00746D53" w:rsidP="00FA7DA9">
            <w:pPr>
              <w:pStyle w:val="Style1"/>
              <w:tabs>
                <w:tab w:val="left" w:pos="284"/>
              </w:tabs>
              <w:spacing w:after="0" w:line="240" w:lineRule="auto"/>
              <w:jc w:val="center"/>
              <w:rPr>
                <w:sz w:val="20"/>
                <w:szCs w:val="20"/>
                <w:rPrChange w:id="558" w:author="Mathieu Lucas" w:date="2024-05-06T15:00:00Z" w16du:dateUtc="2024-05-06T13:00:00Z">
                  <w:rPr>
                    <w:sz w:val="18"/>
                    <w:szCs w:val="18"/>
                  </w:rPr>
                </w:rPrChange>
              </w:rPr>
            </w:pPr>
            <w:r w:rsidRPr="00FA7DA9">
              <w:rPr>
                <w:sz w:val="20"/>
                <w:szCs w:val="20"/>
                <w:rPrChange w:id="559" w:author="Mathieu Lucas" w:date="2024-05-06T15:00:00Z" w16du:dateUtc="2024-05-06T13:00:00Z">
                  <w:rPr>
                    <w:sz w:val="18"/>
                    <w:szCs w:val="18"/>
                  </w:rPr>
                </w:rPrChange>
              </w:rPr>
              <w:t>9163</w:t>
            </w:r>
          </w:p>
          <w:p w14:paraId="407D6D96" w14:textId="0F0A5ECB" w:rsidR="00746D53" w:rsidRPr="00FA7DA9" w:rsidRDefault="00746D53" w:rsidP="00FA7DA9">
            <w:pPr>
              <w:pStyle w:val="Style1"/>
              <w:tabs>
                <w:tab w:val="left" w:pos="284"/>
              </w:tabs>
              <w:jc w:val="center"/>
              <w:rPr>
                <w:sz w:val="20"/>
                <w:szCs w:val="20"/>
                <w:rPrChange w:id="560" w:author="Mathieu Lucas" w:date="2024-05-06T15:00:00Z" w16du:dateUtc="2024-05-06T13:00:00Z">
                  <w:rPr>
                    <w:sz w:val="18"/>
                    <w:szCs w:val="18"/>
                  </w:rPr>
                </w:rPrChange>
              </w:rPr>
            </w:pPr>
            <w:r w:rsidRPr="00FA7DA9">
              <w:rPr>
                <w:sz w:val="20"/>
                <w:szCs w:val="20"/>
                <w:rPrChange w:id="561" w:author="Mathieu Lucas" w:date="2024-05-06T15:00:00Z" w16du:dateUtc="2024-05-06T13:00:00Z">
                  <w:rPr>
                    <w:sz w:val="18"/>
                    <w:szCs w:val="18"/>
                  </w:rPr>
                </w:rPrChange>
              </w:rPr>
              <w:t>± 8%</w:t>
            </w:r>
          </w:p>
        </w:tc>
        <w:tc>
          <w:tcPr>
            <w:tcW w:w="992" w:type="dxa"/>
            <w:vAlign w:val="center"/>
            <w:tcPrChange w:id="562" w:author="Mathieu Lucas" w:date="2024-05-06T15:05:00Z" w16du:dateUtc="2024-05-06T13:05:00Z">
              <w:tcPr>
                <w:tcW w:w="992" w:type="dxa"/>
                <w:gridSpan w:val="2"/>
              </w:tcPr>
            </w:tcPrChange>
          </w:tcPr>
          <w:p w14:paraId="26E1F653" w14:textId="4089C91E" w:rsidR="00746D53" w:rsidRPr="00FA7DA9" w:rsidRDefault="00746D53" w:rsidP="00FA7DA9">
            <w:pPr>
              <w:pStyle w:val="Style1"/>
              <w:tabs>
                <w:tab w:val="left" w:pos="284"/>
              </w:tabs>
              <w:jc w:val="center"/>
              <w:rPr>
                <w:sz w:val="20"/>
                <w:szCs w:val="20"/>
                <w:rPrChange w:id="563" w:author="Mathieu Lucas" w:date="2024-05-06T15:00:00Z" w16du:dateUtc="2024-05-06T13:00:00Z">
                  <w:rPr>
                    <w:sz w:val="18"/>
                    <w:szCs w:val="18"/>
                  </w:rPr>
                </w:rPrChange>
              </w:rPr>
            </w:pPr>
            <w:r w:rsidRPr="00FA7DA9">
              <w:rPr>
                <w:sz w:val="20"/>
                <w:szCs w:val="20"/>
                <w:rPrChange w:id="564" w:author="Mathieu Lucas" w:date="2024-05-06T15:00:00Z" w16du:dateUtc="2024-05-06T13:00:00Z">
                  <w:rPr>
                    <w:sz w:val="18"/>
                    <w:szCs w:val="18"/>
                  </w:rPr>
                </w:rPrChange>
              </w:rPr>
              <w:t>/</w:t>
            </w:r>
          </w:p>
        </w:tc>
        <w:tc>
          <w:tcPr>
            <w:tcW w:w="992" w:type="dxa"/>
            <w:vAlign w:val="center"/>
            <w:tcPrChange w:id="565" w:author="Mathieu Lucas" w:date="2024-05-06T15:05:00Z" w16du:dateUtc="2024-05-06T13:05:00Z">
              <w:tcPr>
                <w:tcW w:w="992" w:type="dxa"/>
                <w:gridSpan w:val="2"/>
              </w:tcPr>
            </w:tcPrChange>
          </w:tcPr>
          <w:p w14:paraId="71F51582" w14:textId="77777777" w:rsidR="00746D53" w:rsidRPr="00FA7DA9" w:rsidRDefault="00746D53" w:rsidP="00FA7DA9">
            <w:pPr>
              <w:pStyle w:val="Style1"/>
              <w:tabs>
                <w:tab w:val="left" w:pos="284"/>
              </w:tabs>
              <w:spacing w:after="0" w:line="240" w:lineRule="auto"/>
              <w:jc w:val="center"/>
              <w:rPr>
                <w:sz w:val="20"/>
                <w:szCs w:val="20"/>
                <w:rPrChange w:id="566" w:author="Mathieu Lucas" w:date="2024-05-06T15:00:00Z" w16du:dateUtc="2024-05-06T13:00:00Z">
                  <w:rPr>
                    <w:sz w:val="18"/>
                    <w:szCs w:val="18"/>
                  </w:rPr>
                </w:rPrChange>
              </w:rPr>
            </w:pPr>
            <w:r w:rsidRPr="00FA7DA9">
              <w:rPr>
                <w:sz w:val="20"/>
                <w:szCs w:val="20"/>
                <w:rPrChange w:id="567" w:author="Mathieu Lucas" w:date="2024-05-06T15:00:00Z" w16du:dateUtc="2024-05-06T13:00:00Z">
                  <w:rPr>
                    <w:sz w:val="18"/>
                    <w:szCs w:val="18"/>
                  </w:rPr>
                </w:rPrChange>
              </w:rPr>
              <w:t>9332</w:t>
            </w:r>
          </w:p>
          <w:p w14:paraId="45B39808" w14:textId="50D94BC1" w:rsidR="00746D53" w:rsidRPr="00FA7DA9" w:rsidRDefault="00746D53" w:rsidP="00FA7DA9">
            <w:pPr>
              <w:pStyle w:val="Style1"/>
              <w:tabs>
                <w:tab w:val="left" w:pos="284"/>
              </w:tabs>
              <w:jc w:val="center"/>
              <w:rPr>
                <w:sz w:val="20"/>
                <w:szCs w:val="20"/>
                <w:rPrChange w:id="568" w:author="Mathieu Lucas" w:date="2024-05-06T15:00:00Z" w16du:dateUtc="2024-05-06T13:00:00Z">
                  <w:rPr>
                    <w:sz w:val="18"/>
                    <w:szCs w:val="18"/>
                  </w:rPr>
                </w:rPrChange>
              </w:rPr>
            </w:pPr>
            <w:r w:rsidRPr="00FA7DA9">
              <w:rPr>
                <w:sz w:val="20"/>
                <w:szCs w:val="20"/>
                <w:rPrChange w:id="569" w:author="Mathieu Lucas" w:date="2024-05-06T15:00:00Z" w16du:dateUtc="2024-05-06T13:00:00Z">
                  <w:rPr>
                    <w:sz w:val="18"/>
                    <w:szCs w:val="18"/>
                  </w:rPr>
                </w:rPrChange>
              </w:rPr>
              <w:t>± 9%</w:t>
            </w:r>
          </w:p>
        </w:tc>
        <w:tc>
          <w:tcPr>
            <w:tcW w:w="992" w:type="dxa"/>
            <w:vAlign w:val="center"/>
            <w:tcPrChange w:id="570" w:author="Mathieu Lucas" w:date="2024-05-06T15:05:00Z" w16du:dateUtc="2024-05-06T13:05:00Z">
              <w:tcPr>
                <w:tcW w:w="993" w:type="dxa"/>
                <w:gridSpan w:val="3"/>
              </w:tcPr>
            </w:tcPrChange>
          </w:tcPr>
          <w:p w14:paraId="15DC487F" w14:textId="06EC153D" w:rsidR="00746D53" w:rsidRPr="00FA7DA9" w:rsidRDefault="00746D53" w:rsidP="00FA7DA9">
            <w:pPr>
              <w:pStyle w:val="Style1"/>
              <w:tabs>
                <w:tab w:val="left" w:pos="284"/>
              </w:tabs>
              <w:jc w:val="center"/>
              <w:rPr>
                <w:sz w:val="20"/>
                <w:szCs w:val="20"/>
                <w:rPrChange w:id="571" w:author="Mathieu Lucas" w:date="2024-05-06T15:00:00Z" w16du:dateUtc="2024-05-06T13:00:00Z">
                  <w:rPr>
                    <w:sz w:val="18"/>
                    <w:szCs w:val="18"/>
                  </w:rPr>
                </w:rPrChange>
              </w:rPr>
            </w:pPr>
            <w:r w:rsidRPr="00FA7DA9">
              <w:rPr>
                <w:sz w:val="20"/>
                <w:szCs w:val="20"/>
                <w:rPrChange w:id="572" w:author="Mathieu Lucas" w:date="2024-05-06T15:00:00Z" w16du:dateUtc="2024-05-06T13:00:00Z">
                  <w:rPr>
                    <w:sz w:val="18"/>
                    <w:szCs w:val="18"/>
                  </w:rPr>
                </w:rPrChange>
              </w:rPr>
              <w:t>/</w:t>
            </w:r>
          </w:p>
        </w:tc>
      </w:tr>
      <w:tr w:rsidR="00FA7DA9" w:rsidRPr="00FC3C81" w14:paraId="620AF984" w14:textId="77777777" w:rsidTr="00FA7DA9">
        <w:tblPrEx>
          <w:tblPrExChange w:id="573" w:author="Mathieu Lucas" w:date="2024-05-06T15:05:00Z" w16du:dateUtc="2024-05-06T13:05:00Z">
            <w:tblPrEx>
              <w:tblW w:w="9493" w:type="dxa"/>
            </w:tblPrEx>
          </w:tblPrExChange>
        </w:tblPrEx>
        <w:trPr>
          <w:trHeight w:val="680"/>
          <w:trPrChange w:id="574" w:author="Mathieu Lucas" w:date="2024-05-06T15:05:00Z" w16du:dateUtc="2024-05-06T13:05:00Z">
            <w:trPr>
              <w:gridAfter w:val="0"/>
            </w:trPr>
          </w:trPrChange>
        </w:trPr>
        <w:tc>
          <w:tcPr>
            <w:tcW w:w="1205" w:type="dxa"/>
            <w:vMerge/>
            <w:tcPrChange w:id="575" w:author="Mathieu Lucas" w:date="2024-05-06T15:05:00Z" w16du:dateUtc="2024-05-06T13:05:00Z">
              <w:tcPr>
                <w:tcW w:w="1205" w:type="dxa"/>
                <w:vMerge/>
              </w:tcPr>
            </w:tcPrChange>
          </w:tcPr>
          <w:p w14:paraId="193C87F0" w14:textId="77777777" w:rsidR="00746D53" w:rsidRPr="00FA7DA9" w:rsidRDefault="00746D53" w:rsidP="008B3696">
            <w:pPr>
              <w:pStyle w:val="Style1"/>
              <w:tabs>
                <w:tab w:val="left" w:pos="284"/>
              </w:tabs>
              <w:rPr>
                <w:sz w:val="20"/>
                <w:szCs w:val="20"/>
                <w:rPrChange w:id="576" w:author="Mathieu Lucas" w:date="2024-05-06T15:00:00Z" w16du:dateUtc="2024-05-06T13:00:00Z">
                  <w:rPr/>
                </w:rPrChange>
              </w:rPr>
            </w:pPr>
          </w:p>
        </w:tc>
        <w:tc>
          <w:tcPr>
            <w:tcW w:w="775" w:type="dxa"/>
            <w:vAlign w:val="center"/>
            <w:tcPrChange w:id="577" w:author="Mathieu Lucas" w:date="2024-05-06T15:05:00Z" w16du:dateUtc="2024-05-06T13:05:00Z">
              <w:tcPr>
                <w:tcW w:w="775" w:type="dxa"/>
                <w:vAlign w:val="center"/>
              </w:tcPr>
            </w:tcPrChange>
          </w:tcPr>
          <w:p w14:paraId="4237C313" w14:textId="5D9F47F8" w:rsidR="00746D53" w:rsidRPr="00FA7DA9" w:rsidRDefault="00000000" w:rsidP="00FA7DA9">
            <w:pPr>
              <w:pStyle w:val="Style1"/>
              <w:tabs>
                <w:tab w:val="left" w:pos="284"/>
              </w:tabs>
              <w:jc w:val="center"/>
              <w:rPr>
                <w:sz w:val="20"/>
                <w:szCs w:val="20"/>
                <w:rPrChange w:id="578" w:author="Mathieu Lucas" w:date="2024-05-06T15:00:00Z" w16du:dateUtc="2024-05-06T13:00:00Z">
                  <w:rPr/>
                </w:rPrChange>
              </w:rPr>
            </w:pPr>
            <m:oMathPara>
              <m:oMathParaPr>
                <m:jc m:val="center"/>
              </m:oMathParaPr>
              <m:oMath>
                <m:sSup>
                  <m:sSupPr>
                    <m:ctrlPr>
                      <w:rPr>
                        <w:rFonts w:ascii="Cambria Math" w:hAnsi="Cambria Math"/>
                        <w:sz w:val="20"/>
                        <w:szCs w:val="20"/>
                      </w:rPr>
                    </m:ctrlPr>
                  </m:sSupPr>
                  <m:e>
                    <m:r>
                      <w:rPr>
                        <w:rFonts w:ascii="Cambria Math" w:hAnsi="Cambria Math"/>
                        <w:sz w:val="20"/>
                        <w:szCs w:val="20"/>
                        <w:rPrChange w:id="579" w:author="Mathieu Lucas" w:date="2024-05-06T15:00:00Z" w16du:dateUtc="2024-05-06T13:00:00Z">
                          <w:rPr>
                            <w:rFonts w:ascii="Cambria Math" w:hAnsi="Cambria Math"/>
                          </w:rPr>
                        </w:rPrChange>
                      </w:rPr>
                      <m:t>t</m:t>
                    </m:r>
                  </m:e>
                  <m:sup>
                    <m:r>
                      <w:rPr>
                        <w:rFonts w:ascii="Cambria Math" w:hAnsi="Cambria Math"/>
                        <w:sz w:val="20"/>
                        <w:szCs w:val="20"/>
                        <w:rPrChange w:id="580" w:author="Mathieu Lucas" w:date="2024-05-06T15:00:00Z" w16du:dateUtc="2024-05-06T13:00:00Z">
                          <w:rPr>
                            <w:rFonts w:ascii="Cambria Math" w:hAnsi="Cambria Math"/>
                          </w:rPr>
                        </w:rPrChange>
                      </w:rPr>
                      <m:t>*</m:t>
                    </m:r>
                  </m:sup>
                </m:sSup>
              </m:oMath>
            </m:oMathPara>
          </w:p>
        </w:tc>
        <w:tc>
          <w:tcPr>
            <w:tcW w:w="1276" w:type="dxa"/>
            <w:vAlign w:val="center"/>
            <w:tcPrChange w:id="581" w:author="Mathieu Lucas" w:date="2024-05-06T15:05:00Z" w16du:dateUtc="2024-05-06T13:05:00Z">
              <w:tcPr>
                <w:tcW w:w="1276" w:type="dxa"/>
              </w:tcPr>
            </w:tcPrChange>
          </w:tcPr>
          <w:p w14:paraId="70439547" w14:textId="035CDD1E" w:rsidR="00746D53" w:rsidRPr="00FA7DA9" w:rsidRDefault="00746D53" w:rsidP="00FA7DA9">
            <w:pPr>
              <w:pStyle w:val="Style1"/>
              <w:tabs>
                <w:tab w:val="left" w:pos="284"/>
              </w:tabs>
              <w:jc w:val="center"/>
              <w:rPr>
                <w:sz w:val="20"/>
                <w:szCs w:val="20"/>
                <w:rPrChange w:id="582" w:author="Mathieu Lucas" w:date="2024-05-06T15:00:00Z" w16du:dateUtc="2024-05-06T13:00:00Z">
                  <w:rPr>
                    <w:sz w:val="18"/>
                    <w:szCs w:val="18"/>
                  </w:rPr>
                </w:rPrChange>
              </w:rPr>
            </w:pPr>
            <w:r w:rsidRPr="00FA7DA9">
              <w:rPr>
                <w:sz w:val="20"/>
                <w:szCs w:val="20"/>
                <w:rPrChange w:id="583" w:author="Mathieu Lucas" w:date="2024-05-06T15:00:00Z" w16du:dateUtc="2024-05-06T13:00:00Z">
                  <w:rPr>
                    <w:sz w:val="18"/>
                    <w:szCs w:val="18"/>
                  </w:rPr>
                </w:rPrChange>
              </w:rPr>
              <w:t>/</w:t>
            </w:r>
          </w:p>
        </w:tc>
        <w:tc>
          <w:tcPr>
            <w:tcW w:w="1417" w:type="dxa"/>
            <w:vAlign w:val="center"/>
            <w:tcPrChange w:id="584" w:author="Mathieu Lucas" w:date="2024-05-06T15:05:00Z" w16du:dateUtc="2024-05-06T13:05:00Z">
              <w:tcPr>
                <w:tcW w:w="1275" w:type="dxa"/>
              </w:tcPr>
            </w:tcPrChange>
          </w:tcPr>
          <w:p w14:paraId="6BC2BBC7" w14:textId="566706A5" w:rsidR="00746D53" w:rsidRPr="00FA7DA9" w:rsidRDefault="00746D53" w:rsidP="00FA7DA9">
            <w:pPr>
              <w:pStyle w:val="Style1"/>
              <w:tabs>
                <w:tab w:val="left" w:pos="284"/>
              </w:tabs>
              <w:jc w:val="center"/>
              <w:rPr>
                <w:sz w:val="20"/>
                <w:szCs w:val="20"/>
                <w:rPrChange w:id="585" w:author="Mathieu Lucas" w:date="2024-05-06T15:00:00Z" w16du:dateUtc="2024-05-06T13:00:00Z">
                  <w:rPr>
                    <w:sz w:val="18"/>
                    <w:szCs w:val="18"/>
                  </w:rPr>
                </w:rPrChange>
              </w:rPr>
            </w:pPr>
            <w:r w:rsidRPr="00FA7DA9">
              <w:rPr>
                <w:sz w:val="20"/>
                <w:szCs w:val="20"/>
                <w:rPrChange w:id="586" w:author="Mathieu Lucas" w:date="2024-05-06T15:00:00Z" w16du:dateUtc="2024-05-06T13:00:00Z">
                  <w:rPr>
                    <w:sz w:val="18"/>
                    <w:szCs w:val="18"/>
                  </w:rPr>
                </w:rPrChange>
              </w:rPr>
              <w:t>/</w:t>
            </w:r>
          </w:p>
        </w:tc>
        <w:tc>
          <w:tcPr>
            <w:tcW w:w="992" w:type="dxa"/>
            <w:vAlign w:val="center"/>
            <w:tcPrChange w:id="587" w:author="Mathieu Lucas" w:date="2024-05-06T15:05:00Z" w16du:dateUtc="2024-05-06T13:05:00Z">
              <w:tcPr>
                <w:tcW w:w="993" w:type="dxa"/>
                <w:gridSpan w:val="2"/>
              </w:tcPr>
            </w:tcPrChange>
          </w:tcPr>
          <w:p w14:paraId="28AAAC38" w14:textId="1AC0E794" w:rsidR="00746D53" w:rsidRPr="00FA7DA9" w:rsidRDefault="00746D53" w:rsidP="00FA7DA9">
            <w:pPr>
              <w:pStyle w:val="Style1"/>
              <w:tabs>
                <w:tab w:val="left" w:pos="284"/>
              </w:tabs>
              <w:jc w:val="center"/>
              <w:rPr>
                <w:sz w:val="20"/>
                <w:szCs w:val="20"/>
                <w:rPrChange w:id="588" w:author="Mathieu Lucas" w:date="2024-05-06T15:00:00Z" w16du:dateUtc="2024-05-06T13:00:00Z">
                  <w:rPr>
                    <w:sz w:val="18"/>
                    <w:szCs w:val="18"/>
                  </w:rPr>
                </w:rPrChange>
              </w:rPr>
            </w:pPr>
            <w:r w:rsidRPr="00FA7DA9">
              <w:rPr>
                <w:sz w:val="20"/>
                <w:szCs w:val="20"/>
                <w:rPrChange w:id="589" w:author="Mathieu Lucas" w:date="2024-05-06T15:00:00Z" w16du:dateUtc="2024-05-06T13:00:00Z">
                  <w:rPr>
                    <w:sz w:val="18"/>
                    <w:szCs w:val="18"/>
                  </w:rPr>
                </w:rPrChange>
              </w:rPr>
              <w:t>/</w:t>
            </w:r>
          </w:p>
        </w:tc>
        <w:tc>
          <w:tcPr>
            <w:tcW w:w="993" w:type="dxa"/>
            <w:vAlign w:val="center"/>
            <w:tcPrChange w:id="590" w:author="Mathieu Lucas" w:date="2024-05-06T15:05:00Z" w16du:dateUtc="2024-05-06T13:05:00Z">
              <w:tcPr>
                <w:tcW w:w="992" w:type="dxa"/>
                <w:gridSpan w:val="2"/>
              </w:tcPr>
            </w:tcPrChange>
          </w:tcPr>
          <w:p w14:paraId="369D9B9D" w14:textId="2AF5D7FB" w:rsidR="00746D53" w:rsidRPr="00FA7DA9" w:rsidRDefault="00746D53" w:rsidP="00FA7DA9">
            <w:pPr>
              <w:pStyle w:val="Style1"/>
              <w:tabs>
                <w:tab w:val="left" w:pos="284"/>
              </w:tabs>
              <w:jc w:val="center"/>
              <w:rPr>
                <w:sz w:val="20"/>
                <w:szCs w:val="20"/>
                <w:rPrChange w:id="591" w:author="Mathieu Lucas" w:date="2024-05-06T15:00:00Z" w16du:dateUtc="2024-05-06T13:00:00Z">
                  <w:rPr>
                    <w:sz w:val="18"/>
                    <w:szCs w:val="18"/>
                  </w:rPr>
                </w:rPrChange>
              </w:rPr>
            </w:pPr>
            <w:r w:rsidRPr="00FA7DA9">
              <w:rPr>
                <w:sz w:val="20"/>
                <w:szCs w:val="20"/>
                <w:rPrChange w:id="592" w:author="Mathieu Lucas" w:date="2024-05-06T15:00:00Z" w16du:dateUtc="2024-05-06T13:00:00Z">
                  <w:rPr>
                    <w:sz w:val="18"/>
                    <w:szCs w:val="18"/>
                  </w:rPr>
                </w:rPrChange>
              </w:rPr>
              <w:t>/</w:t>
            </w:r>
          </w:p>
        </w:tc>
        <w:tc>
          <w:tcPr>
            <w:tcW w:w="992" w:type="dxa"/>
            <w:vAlign w:val="center"/>
            <w:tcPrChange w:id="593" w:author="Mathieu Lucas" w:date="2024-05-06T15:05:00Z" w16du:dateUtc="2024-05-06T13:05:00Z">
              <w:tcPr>
                <w:tcW w:w="992" w:type="dxa"/>
                <w:gridSpan w:val="2"/>
              </w:tcPr>
            </w:tcPrChange>
          </w:tcPr>
          <w:p w14:paraId="6396911E" w14:textId="77777777" w:rsidR="00746D53" w:rsidRPr="00FA7DA9" w:rsidRDefault="00746D53" w:rsidP="00FA7DA9">
            <w:pPr>
              <w:pStyle w:val="Style1"/>
              <w:tabs>
                <w:tab w:val="left" w:pos="284"/>
              </w:tabs>
              <w:spacing w:after="0" w:line="240" w:lineRule="auto"/>
              <w:jc w:val="center"/>
              <w:rPr>
                <w:sz w:val="20"/>
                <w:szCs w:val="20"/>
                <w:rPrChange w:id="594" w:author="Mathieu Lucas" w:date="2024-05-06T15:00:00Z" w16du:dateUtc="2024-05-06T13:00:00Z">
                  <w:rPr>
                    <w:sz w:val="18"/>
                    <w:szCs w:val="18"/>
                  </w:rPr>
                </w:rPrChange>
              </w:rPr>
            </w:pPr>
            <w:r w:rsidRPr="00FA7DA9">
              <w:rPr>
                <w:sz w:val="20"/>
                <w:szCs w:val="20"/>
                <w:rPrChange w:id="595" w:author="Mathieu Lucas" w:date="2024-05-06T15:00:00Z" w16du:dateUtc="2024-05-06T13:00:00Z">
                  <w:rPr>
                    <w:sz w:val="18"/>
                    <w:szCs w:val="18"/>
                  </w:rPr>
                </w:rPrChange>
              </w:rPr>
              <w:t>1833</w:t>
            </w:r>
          </w:p>
          <w:p w14:paraId="5767A383" w14:textId="0E4C2BE4" w:rsidR="00746D53" w:rsidRPr="00FA7DA9" w:rsidRDefault="00746D53" w:rsidP="00FA7DA9">
            <w:pPr>
              <w:pStyle w:val="Style1"/>
              <w:tabs>
                <w:tab w:val="left" w:pos="284"/>
              </w:tabs>
              <w:jc w:val="center"/>
              <w:rPr>
                <w:sz w:val="20"/>
                <w:szCs w:val="20"/>
                <w:rPrChange w:id="596" w:author="Mathieu Lucas" w:date="2024-05-06T15:00:00Z" w16du:dateUtc="2024-05-06T13:00:00Z">
                  <w:rPr>
                    <w:sz w:val="18"/>
                    <w:szCs w:val="18"/>
                  </w:rPr>
                </w:rPrChange>
              </w:rPr>
            </w:pPr>
            <w:r w:rsidRPr="00FA7DA9">
              <w:rPr>
                <w:sz w:val="20"/>
                <w:szCs w:val="20"/>
                <w:rPrChange w:id="597" w:author="Mathieu Lucas" w:date="2024-05-06T15:00:00Z" w16du:dateUtc="2024-05-06T13:00:00Z">
                  <w:rPr>
                    <w:sz w:val="18"/>
                    <w:szCs w:val="18"/>
                  </w:rPr>
                </w:rPrChange>
              </w:rPr>
              <w:t>± 4%</w:t>
            </w:r>
          </w:p>
        </w:tc>
        <w:tc>
          <w:tcPr>
            <w:tcW w:w="992" w:type="dxa"/>
            <w:vAlign w:val="center"/>
            <w:tcPrChange w:id="598" w:author="Mathieu Lucas" w:date="2024-05-06T15:05:00Z" w16du:dateUtc="2024-05-06T13:05:00Z">
              <w:tcPr>
                <w:tcW w:w="992" w:type="dxa"/>
                <w:gridSpan w:val="2"/>
              </w:tcPr>
            </w:tcPrChange>
          </w:tcPr>
          <w:p w14:paraId="70FA950F" w14:textId="77777777" w:rsidR="00746D53" w:rsidRPr="00FA7DA9" w:rsidRDefault="00746D53" w:rsidP="00FA7DA9">
            <w:pPr>
              <w:pStyle w:val="Style1"/>
              <w:tabs>
                <w:tab w:val="left" w:pos="284"/>
              </w:tabs>
              <w:spacing w:after="0" w:line="240" w:lineRule="auto"/>
              <w:jc w:val="center"/>
              <w:rPr>
                <w:sz w:val="20"/>
                <w:szCs w:val="20"/>
                <w:rPrChange w:id="599" w:author="Mathieu Lucas" w:date="2024-05-06T15:00:00Z" w16du:dateUtc="2024-05-06T13:00:00Z">
                  <w:rPr>
                    <w:sz w:val="18"/>
                    <w:szCs w:val="18"/>
                  </w:rPr>
                </w:rPrChange>
              </w:rPr>
            </w:pPr>
            <w:r w:rsidRPr="00FA7DA9">
              <w:rPr>
                <w:sz w:val="20"/>
                <w:szCs w:val="20"/>
                <w:rPrChange w:id="600" w:author="Mathieu Lucas" w:date="2024-05-06T15:00:00Z" w16du:dateUtc="2024-05-06T13:00:00Z">
                  <w:rPr>
                    <w:sz w:val="18"/>
                    <w:szCs w:val="18"/>
                  </w:rPr>
                </w:rPrChange>
              </w:rPr>
              <w:t>1785</w:t>
            </w:r>
          </w:p>
          <w:p w14:paraId="3DF8AB63" w14:textId="3E4867D2" w:rsidR="00746D53" w:rsidRPr="00FA7DA9" w:rsidRDefault="00746D53" w:rsidP="00FA7DA9">
            <w:pPr>
              <w:pStyle w:val="Style1"/>
              <w:tabs>
                <w:tab w:val="left" w:pos="284"/>
              </w:tabs>
              <w:jc w:val="center"/>
              <w:rPr>
                <w:sz w:val="20"/>
                <w:szCs w:val="20"/>
                <w:rPrChange w:id="601" w:author="Mathieu Lucas" w:date="2024-05-06T15:00:00Z" w16du:dateUtc="2024-05-06T13:00:00Z">
                  <w:rPr>
                    <w:sz w:val="18"/>
                    <w:szCs w:val="18"/>
                  </w:rPr>
                </w:rPrChange>
              </w:rPr>
            </w:pPr>
            <w:r w:rsidRPr="00FA7DA9">
              <w:rPr>
                <w:sz w:val="20"/>
                <w:szCs w:val="20"/>
                <w:rPrChange w:id="602" w:author="Mathieu Lucas" w:date="2024-05-06T15:00:00Z" w16du:dateUtc="2024-05-06T13:00:00Z">
                  <w:rPr>
                    <w:sz w:val="18"/>
                    <w:szCs w:val="18"/>
                  </w:rPr>
                </w:rPrChange>
              </w:rPr>
              <w:t>± 6%</w:t>
            </w:r>
          </w:p>
        </w:tc>
        <w:tc>
          <w:tcPr>
            <w:tcW w:w="992" w:type="dxa"/>
            <w:vAlign w:val="center"/>
            <w:tcPrChange w:id="603" w:author="Mathieu Lucas" w:date="2024-05-06T15:05:00Z" w16du:dateUtc="2024-05-06T13:05:00Z">
              <w:tcPr>
                <w:tcW w:w="993" w:type="dxa"/>
                <w:gridSpan w:val="3"/>
              </w:tcPr>
            </w:tcPrChange>
          </w:tcPr>
          <w:p w14:paraId="07D3C3CB" w14:textId="179AF96B" w:rsidR="00746D53" w:rsidRPr="00FA7DA9" w:rsidRDefault="00746D53" w:rsidP="00FA7DA9">
            <w:pPr>
              <w:pStyle w:val="Style1"/>
              <w:tabs>
                <w:tab w:val="left" w:pos="284"/>
              </w:tabs>
              <w:jc w:val="center"/>
              <w:rPr>
                <w:sz w:val="20"/>
                <w:szCs w:val="20"/>
                <w:rPrChange w:id="604" w:author="Mathieu Lucas" w:date="2024-05-06T15:00:00Z" w16du:dateUtc="2024-05-06T13:00:00Z">
                  <w:rPr>
                    <w:sz w:val="18"/>
                    <w:szCs w:val="18"/>
                  </w:rPr>
                </w:rPrChange>
              </w:rPr>
            </w:pPr>
            <w:r w:rsidRPr="00FA7DA9">
              <w:rPr>
                <w:sz w:val="20"/>
                <w:szCs w:val="20"/>
                <w:rPrChange w:id="605" w:author="Mathieu Lucas" w:date="2024-05-06T15:00:00Z" w16du:dateUtc="2024-05-06T13:00:00Z">
                  <w:rPr>
                    <w:sz w:val="18"/>
                    <w:szCs w:val="18"/>
                  </w:rPr>
                </w:rPrChange>
              </w:rPr>
              <w:t>/</w:t>
            </w:r>
          </w:p>
        </w:tc>
      </w:tr>
    </w:tbl>
    <w:p w14:paraId="395D5932" w14:textId="36F9F9F2" w:rsidR="00EA7F68" w:rsidRPr="00FC3C81" w:rsidDel="0056467E" w:rsidRDefault="00EA7F68">
      <w:pPr>
        <w:pStyle w:val="Style1"/>
        <w:tabs>
          <w:tab w:val="left" w:pos="284"/>
        </w:tabs>
        <w:rPr>
          <w:del w:id="606" w:author="Mathieu Lucas" w:date="2024-05-06T15:10:00Z" w16du:dateUtc="2024-05-06T13:10:00Z"/>
          <w:noProof/>
        </w:rPr>
      </w:pPr>
    </w:p>
    <w:p w14:paraId="05451D7D" w14:textId="7363F27A" w:rsidR="007A5BA7" w:rsidRDefault="0054171B" w:rsidP="0056467E">
      <w:pPr>
        <w:pStyle w:val="Style1"/>
        <w:tabs>
          <w:tab w:val="left" w:pos="284"/>
        </w:tabs>
        <w:jc w:val="center"/>
        <w:rPr>
          <w:ins w:id="607" w:author="Mathieu Lucas" w:date="2024-05-06T14:51:00Z" w16du:dateUtc="2024-05-06T12:51:00Z"/>
        </w:rPr>
      </w:pPr>
      <w:del w:id="608" w:author="Mathieu Lucas" w:date="2024-05-06T14:48:00Z" w16du:dateUtc="2024-05-06T12:48:00Z">
        <w:r w:rsidRPr="00FC3C81" w:rsidDel="008E47CC">
          <w:rPr>
            <w:noProof/>
          </w:rPr>
          <w:drawing>
            <wp:inline distT="0" distB="0" distL="0" distR="0" wp14:anchorId="2F052385" wp14:editId="28F69096">
              <wp:extent cx="6480000" cy="4921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B.JPG"/>
                      <pic:cNvPicPr/>
                    </pic:nvPicPr>
                    <pic:blipFill rotWithShape="1">
                      <a:blip r:embed="rId12">
                        <a:extLst>
                          <a:ext uri="{28A0092B-C50C-407E-A947-70E740481C1C}">
                            <a14:useLocalDpi xmlns:a14="http://schemas.microsoft.com/office/drawing/2010/main" val="0"/>
                          </a:ext>
                        </a:extLst>
                      </a:blip>
                      <a:srcRect l="18598" t="6339" r="17792" b="7770"/>
                      <a:stretch/>
                    </pic:blipFill>
                    <pic:spPr bwMode="auto">
                      <a:xfrm>
                        <a:off x="0" y="0"/>
                        <a:ext cx="6480000" cy="4921200"/>
                      </a:xfrm>
                      <a:prstGeom prst="rect">
                        <a:avLst/>
                      </a:prstGeom>
                      <a:ln>
                        <a:noFill/>
                      </a:ln>
                      <a:extLst>
                        <a:ext uri="{53640926-AAD7-44D8-BBD7-CCE9431645EC}">
                          <a14:shadowObscured xmlns:a14="http://schemas.microsoft.com/office/drawing/2010/main"/>
                        </a:ext>
                      </a:extLst>
                    </pic:spPr>
                  </pic:pic>
                </a:graphicData>
              </a:graphic>
            </wp:inline>
          </w:drawing>
        </w:r>
      </w:del>
      <w:ins w:id="609" w:author="Mathieu Lucas" w:date="2024-05-06T14:50:00Z" w16du:dateUtc="2024-05-06T12:50:00Z">
        <w:r w:rsidR="007A5BA7">
          <w:rPr>
            <w:noProof/>
          </w:rPr>
          <w:drawing>
            <wp:inline distT="0" distB="0" distL="0" distR="0" wp14:anchorId="0B0D0D57" wp14:editId="219CAEB4">
              <wp:extent cx="4773962" cy="7797192"/>
              <wp:effectExtent l="0" t="0" r="7620" b="0"/>
              <wp:docPr id="18866941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3962" cy="7797192"/>
                      </a:xfrm>
                      <a:prstGeom prst="rect">
                        <a:avLst/>
                      </a:prstGeom>
                      <a:noFill/>
                      <a:ln>
                        <a:noFill/>
                      </a:ln>
                    </pic:spPr>
                  </pic:pic>
                </a:graphicData>
              </a:graphic>
            </wp:inline>
          </w:drawing>
        </w:r>
      </w:ins>
    </w:p>
    <w:p w14:paraId="287D3574" w14:textId="7D1CE29E" w:rsidR="007A5BA7" w:rsidRPr="007A5BA7" w:rsidRDefault="007A5BA7">
      <w:pPr>
        <w:pStyle w:val="Lgende"/>
        <w:jc w:val="center"/>
        <w:rPr>
          <w:sz w:val="20"/>
          <w:szCs w:val="20"/>
          <w:rPrChange w:id="610" w:author="Mathieu Lucas" w:date="2024-05-06T14:51:00Z" w16du:dateUtc="2024-05-06T12:51:00Z">
            <w:rPr/>
          </w:rPrChange>
        </w:rPr>
        <w:pPrChange w:id="611" w:author="Mathieu Lucas" w:date="2024-05-06T14:51:00Z" w16du:dateUtc="2024-05-06T12:51:00Z">
          <w:pPr>
            <w:pStyle w:val="Style1"/>
            <w:tabs>
              <w:tab w:val="left" w:pos="284"/>
            </w:tabs>
          </w:pPr>
        </w:pPrChange>
      </w:pPr>
      <w:bookmarkStart w:id="612" w:name="_Ref165904710"/>
      <w:ins w:id="613" w:author="Mathieu Lucas" w:date="2024-05-06T14:51:00Z" w16du:dateUtc="2024-05-06T12:51:00Z">
        <w:r w:rsidRPr="007A5BA7">
          <w:rPr>
            <w:sz w:val="20"/>
            <w:szCs w:val="20"/>
            <w:rPrChange w:id="614" w:author="Mathieu Lucas" w:date="2024-05-06T14:51:00Z" w16du:dateUtc="2024-05-06T12:51:00Z">
              <w:rPr>
                <w:b/>
                <w:bCs/>
              </w:rPr>
            </w:rPrChange>
          </w:rPr>
          <w:t xml:space="preserve">Figure </w:t>
        </w:r>
        <w:r w:rsidRPr="007A5BA7">
          <w:rPr>
            <w:sz w:val="20"/>
            <w:szCs w:val="20"/>
            <w:rPrChange w:id="615" w:author="Mathieu Lucas" w:date="2024-05-06T14:51:00Z" w16du:dateUtc="2024-05-06T12:51:00Z">
              <w:rPr>
                <w:b/>
                <w:bCs/>
              </w:rPr>
            </w:rPrChange>
          </w:rPr>
          <w:fldChar w:fldCharType="begin"/>
        </w:r>
        <w:r w:rsidRPr="007A5BA7">
          <w:rPr>
            <w:sz w:val="20"/>
            <w:szCs w:val="20"/>
            <w:rPrChange w:id="616" w:author="Mathieu Lucas" w:date="2024-05-06T14:51:00Z" w16du:dateUtc="2024-05-06T12:51:00Z">
              <w:rPr>
                <w:b/>
                <w:bCs/>
              </w:rPr>
            </w:rPrChange>
          </w:rPr>
          <w:instrText xml:space="preserve"> SEQ Figure \* ARABIC </w:instrText>
        </w:r>
      </w:ins>
      <w:r w:rsidRPr="007A5BA7">
        <w:rPr>
          <w:sz w:val="20"/>
          <w:szCs w:val="20"/>
          <w:rPrChange w:id="617" w:author="Mathieu Lucas" w:date="2024-05-06T14:51:00Z" w16du:dateUtc="2024-05-06T12:51:00Z">
            <w:rPr>
              <w:b/>
              <w:bCs/>
            </w:rPr>
          </w:rPrChange>
        </w:rPr>
        <w:fldChar w:fldCharType="separate"/>
      </w:r>
      <w:ins w:id="618" w:author="Mathieu Lucas" w:date="2024-05-06T17:08:00Z" w16du:dateUtc="2024-05-06T15:08:00Z">
        <w:r w:rsidR="007A5054">
          <w:rPr>
            <w:noProof/>
            <w:sz w:val="20"/>
            <w:szCs w:val="20"/>
          </w:rPr>
          <w:t>2</w:t>
        </w:r>
      </w:ins>
      <w:ins w:id="619" w:author="Mathieu Lucas" w:date="2024-05-06T14:51:00Z" w16du:dateUtc="2024-05-06T12:51:00Z">
        <w:r w:rsidRPr="007A5BA7">
          <w:rPr>
            <w:sz w:val="20"/>
            <w:szCs w:val="20"/>
            <w:rPrChange w:id="620" w:author="Mathieu Lucas" w:date="2024-05-06T14:51:00Z" w16du:dateUtc="2024-05-06T12:51:00Z">
              <w:rPr>
                <w:b/>
                <w:bCs/>
              </w:rPr>
            </w:rPrChange>
          </w:rPr>
          <w:fldChar w:fldCharType="end"/>
        </w:r>
        <w:bookmarkEnd w:id="612"/>
        <w:r w:rsidRPr="007A5BA7">
          <w:rPr>
            <w:sz w:val="20"/>
            <w:szCs w:val="20"/>
            <w:rPrChange w:id="621" w:author="Mathieu Lucas" w:date="2024-05-06T14:51:00Z" w16du:dateUtc="2024-05-06T12:51:00Z">
              <w:rPr>
                <w:b/>
                <w:bCs/>
              </w:rPr>
            </w:rPrChange>
          </w:rPr>
          <w:t xml:space="preserve">: </w:t>
        </w:r>
        <w:r>
          <w:rPr>
            <w:sz w:val="20"/>
            <w:szCs w:val="20"/>
          </w:rPr>
          <w:t xml:space="preserve">(a) </w:t>
        </w:r>
        <w:r w:rsidRPr="007A5BA7">
          <w:rPr>
            <w:b w:val="0"/>
            <w:bCs w:val="0"/>
            <w:sz w:val="20"/>
            <w:szCs w:val="20"/>
            <w:rPrChange w:id="622" w:author="Mathieu Lucas" w:date="2024-05-06T14:51:00Z" w16du:dateUtc="2024-05-06T12:51:00Z">
              <w:rPr>
                <w:b/>
                <w:bCs/>
              </w:rPr>
            </w:rPrChange>
          </w:rPr>
          <w:t xml:space="preserve">GEV quantiles with 95% credibility intervals, example </w:t>
        </w:r>
      </w:ins>
      <w:ins w:id="623" w:author="Mathieu Lucas" w:date="2024-05-06T14:52:00Z" w16du:dateUtc="2024-05-06T12:52:00Z">
        <w:r>
          <w:rPr>
            <w:b w:val="0"/>
            <w:bCs w:val="0"/>
            <w:sz w:val="20"/>
            <w:szCs w:val="20"/>
          </w:rPr>
          <w:t>of</w:t>
        </w:r>
      </w:ins>
      <w:ins w:id="624" w:author="Mathieu Lucas" w:date="2024-05-06T14:51:00Z" w16du:dateUtc="2024-05-06T12:51:00Z">
        <w:r w:rsidRPr="007A5BA7">
          <w:rPr>
            <w:b w:val="0"/>
            <w:bCs w:val="0"/>
            <w:sz w:val="20"/>
            <w:szCs w:val="20"/>
            <w:rPrChange w:id="625" w:author="Mathieu Lucas" w:date="2024-05-06T14:51:00Z" w16du:dateUtc="2024-05-06T12:51:00Z">
              <w:rPr>
                <w:b/>
                <w:bCs/>
              </w:rPr>
            </w:rPrChange>
          </w:rPr>
          <w:t xml:space="preserve"> two different models and datasets</w:t>
        </w:r>
        <w:r>
          <w:rPr>
            <w:b w:val="0"/>
            <w:bCs w:val="0"/>
            <w:sz w:val="20"/>
            <w:szCs w:val="20"/>
          </w:rPr>
          <w:t>:</w:t>
        </w:r>
        <w:r w:rsidRPr="007A5BA7">
          <w:rPr>
            <w:b w:val="0"/>
            <w:bCs w:val="0"/>
            <w:sz w:val="20"/>
            <w:szCs w:val="20"/>
            <w:rPrChange w:id="626" w:author="Mathieu Lucas" w:date="2024-05-06T14:51:00Z" w16du:dateUtc="2024-05-06T12:51:00Z">
              <w:rPr>
                <w:b/>
                <w:bCs/>
              </w:rPr>
            </w:rPrChange>
          </w:rPr>
          <w:t xml:space="preserve"> GEV model on AMAX values (AMAX short 1970-2020) and binomial Model A on mixed sample</w:t>
        </w:r>
      </w:ins>
      <w:ins w:id="627" w:author="Mathieu Lucas" w:date="2024-05-06T14:52:00Z" w16du:dateUtc="2024-05-06T12:52:00Z">
        <w:r>
          <w:rPr>
            <w:b w:val="0"/>
            <w:bCs w:val="0"/>
            <w:sz w:val="20"/>
            <w:szCs w:val="20"/>
          </w:rPr>
          <w:t xml:space="preserve"> (1816-2020)</w:t>
        </w:r>
      </w:ins>
      <w:ins w:id="628" w:author="Mathieu Lucas" w:date="2024-05-06T14:51:00Z" w16du:dateUtc="2024-05-06T12:51:00Z">
        <w:r w:rsidRPr="007A5BA7">
          <w:rPr>
            <w:b w:val="0"/>
            <w:bCs w:val="0"/>
            <w:sz w:val="20"/>
            <w:szCs w:val="20"/>
            <w:rPrChange w:id="629" w:author="Mathieu Lucas" w:date="2024-05-06T14:51:00Z" w16du:dateUtc="2024-05-06T12:51:00Z">
              <w:rPr>
                <w:b/>
                <w:bCs/>
              </w:rPr>
            </w:rPrChange>
          </w:rPr>
          <w:t xml:space="preserve">. </w:t>
        </w:r>
        <w:r w:rsidRPr="007A5BA7">
          <w:rPr>
            <w:sz w:val="20"/>
            <w:szCs w:val="20"/>
            <w:rPrChange w:id="630" w:author="Mathieu Lucas" w:date="2024-05-06T14:52:00Z" w16du:dateUtc="2024-05-06T12:52:00Z">
              <w:rPr>
                <w:b/>
                <w:bCs/>
              </w:rPr>
            </w:rPrChange>
          </w:rPr>
          <w:t xml:space="preserve">(b) </w:t>
        </w:r>
        <w:r w:rsidRPr="007A5BA7">
          <w:rPr>
            <w:b w:val="0"/>
            <w:bCs w:val="0"/>
            <w:sz w:val="20"/>
            <w:szCs w:val="20"/>
            <w:rPrChange w:id="631" w:author="Mathieu Lucas" w:date="2024-05-06T14:51:00Z" w16du:dateUtc="2024-05-06T12:51:00Z">
              <w:rPr>
                <w:b/>
                <w:bCs/>
              </w:rPr>
            </w:rPrChange>
          </w:rPr>
          <w:t xml:space="preserve">Q100 and Q1000 floods with 95% credibility intervals displayed as error bars. AMAX long refers </w:t>
        </w:r>
      </w:ins>
      <w:ins w:id="632" w:author="Mathieu Lucas" w:date="2024-05-06T14:53:00Z" w16du:dateUtc="2024-05-06T12:53:00Z">
        <w:r w:rsidR="00010853">
          <w:rPr>
            <w:b w:val="0"/>
            <w:bCs w:val="0"/>
            <w:sz w:val="20"/>
            <w:szCs w:val="20"/>
          </w:rPr>
          <w:t xml:space="preserve">to </w:t>
        </w:r>
      </w:ins>
      <w:ins w:id="633" w:author="Mathieu Lucas" w:date="2024-05-06T14:51:00Z" w16du:dateUtc="2024-05-06T12:51:00Z">
        <w:r w:rsidRPr="007A5BA7">
          <w:rPr>
            <w:b w:val="0"/>
            <w:bCs w:val="0"/>
            <w:sz w:val="20"/>
            <w:szCs w:val="20"/>
            <w:rPrChange w:id="634" w:author="Mathieu Lucas" w:date="2024-05-06T14:51:00Z" w16du:dateUtc="2024-05-06T12:51:00Z">
              <w:rPr>
                <w:b/>
                <w:bCs/>
              </w:rPr>
            </w:rPrChange>
          </w:rPr>
          <w:t>the sample on the 1816-2020 period; AMAX short refers</w:t>
        </w:r>
      </w:ins>
      <w:ins w:id="635" w:author="Mathieu Lucas" w:date="2024-05-06T14:53:00Z" w16du:dateUtc="2024-05-06T12:53:00Z">
        <w:r w:rsidR="00010853">
          <w:rPr>
            <w:b w:val="0"/>
            <w:bCs w:val="0"/>
            <w:sz w:val="20"/>
            <w:szCs w:val="20"/>
          </w:rPr>
          <w:t xml:space="preserve"> to</w:t>
        </w:r>
      </w:ins>
      <w:ins w:id="636" w:author="Mathieu Lucas" w:date="2024-05-06T14:51:00Z" w16du:dateUtc="2024-05-06T12:51:00Z">
        <w:r w:rsidRPr="007A5BA7">
          <w:rPr>
            <w:b w:val="0"/>
            <w:bCs w:val="0"/>
            <w:sz w:val="20"/>
            <w:szCs w:val="20"/>
            <w:rPrChange w:id="637" w:author="Mathieu Lucas" w:date="2024-05-06T14:51:00Z" w16du:dateUtc="2024-05-06T12:51:00Z">
              <w:rPr>
                <w:b/>
                <w:bCs/>
              </w:rPr>
            </w:rPrChange>
          </w:rPr>
          <w:t xml:space="preserve"> the sample on the 1970-2020 period; Mixed A-B-C-D refer</w:t>
        </w:r>
      </w:ins>
      <w:ins w:id="638" w:author="Mathieu Lucas" w:date="2024-05-06T14:54:00Z" w16du:dateUtc="2024-05-06T12:54:00Z">
        <w:r w:rsidR="00010853">
          <w:rPr>
            <w:b w:val="0"/>
            <w:bCs w:val="0"/>
            <w:sz w:val="20"/>
            <w:szCs w:val="20"/>
          </w:rPr>
          <w:t>s</w:t>
        </w:r>
      </w:ins>
      <w:ins w:id="639" w:author="Mathieu Lucas" w:date="2024-05-06T14:51:00Z" w16du:dateUtc="2024-05-06T12:51:00Z">
        <w:r w:rsidRPr="007A5BA7">
          <w:rPr>
            <w:b w:val="0"/>
            <w:bCs w:val="0"/>
            <w:sz w:val="20"/>
            <w:szCs w:val="20"/>
            <w:rPrChange w:id="640" w:author="Mathieu Lucas" w:date="2024-05-06T14:51:00Z" w16du:dateUtc="2024-05-06T12:51:00Z">
              <w:rPr>
                <w:b/>
                <w:bCs/>
              </w:rPr>
            </w:rPrChange>
          </w:rPr>
          <w:t xml:space="preserve"> to a mixed sample (“historical” floods on the 1816-1969 period and AMAX 1970-2020) for various statistical models.</w:t>
        </w:r>
      </w:ins>
    </w:p>
    <w:p w14:paraId="4D33B253" w14:textId="00ED2392" w:rsidR="00EA7F68" w:rsidRPr="00FC3C81" w:rsidDel="008E47CC" w:rsidRDefault="00BE455D">
      <w:pPr>
        <w:pStyle w:val="Style1"/>
        <w:rPr>
          <w:del w:id="641" w:author="Mathieu Lucas" w:date="2024-05-06T14:48:00Z" w16du:dateUtc="2024-05-06T12:48:00Z"/>
          <w:bCs/>
          <w:i/>
        </w:rPr>
      </w:pPr>
      <w:bookmarkStart w:id="642" w:name="_Ref142555009"/>
      <w:del w:id="643" w:author="Mathieu Lucas" w:date="2024-05-06T14:48:00Z" w16du:dateUtc="2024-05-06T12:48:00Z">
        <w:r w:rsidRPr="00FC3C81" w:rsidDel="008E47CC">
          <w:rPr>
            <w:bCs/>
            <w:i/>
          </w:rPr>
          <w:lastRenderedPageBreak/>
          <w:delText xml:space="preserve">Figure </w:delText>
        </w:r>
        <w:r w:rsidRPr="00FC3C81" w:rsidDel="008E47CC">
          <w:rPr>
            <w:bCs/>
            <w:i/>
          </w:rPr>
          <w:fldChar w:fldCharType="begin"/>
        </w:r>
        <w:r w:rsidRPr="00FC3C81" w:rsidDel="008E47CC">
          <w:rPr>
            <w:bCs/>
            <w:i/>
          </w:rPr>
          <w:delInstrText>SEQ Figure \* ARABIC</w:delInstrText>
        </w:r>
        <w:r w:rsidRPr="00FC3C81" w:rsidDel="008E47CC">
          <w:rPr>
            <w:bCs/>
            <w:i/>
          </w:rPr>
          <w:fldChar w:fldCharType="separate"/>
        </w:r>
        <w:r w:rsidR="00EC3AA6" w:rsidRPr="00FC3C81" w:rsidDel="008E47CC">
          <w:rPr>
            <w:bCs/>
            <w:i/>
            <w:noProof/>
          </w:rPr>
          <w:delText>4</w:delText>
        </w:r>
        <w:r w:rsidRPr="00FC3C81" w:rsidDel="008E47CC">
          <w:rPr>
            <w:bCs/>
            <w:i/>
          </w:rPr>
          <w:fldChar w:fldCharType="end"/>
        </w:r>
        <w:bookmarkEnd w:id="642"/>
        <w:r w:rsidRPr="00FC3C81" w:rsidDel="008E47CC">
          <w:rPr>
            <w:bCs/>
            <w:i/>
          </w:rPr>
          <w:delText> : GEV quantiles with 95% credibility interval</w:delText>
        </w:r>
      </w:del>
      <w:ins w:id="644" w:author="Michel Lang" w:date="2024-02-19T16:08:00Z">
        <w:del w:id="645" w:author="Mathieu Lucas" w:date="2024-05-06T14:48:00Z" w16du:dateUtc="2024-05-06T12:48:00Z">
          <w:r w:rsidR="00B1150E" w:rsidRPr="00FC3C81" w:rsidDel="008E47CC">
            <w:rPr>
              <w:bCs/>
              <w:i/>
            </w:rPr>
            <w:delText>s, as computed for various data sets and statistical models</w:delText>
          </w:r>
        </w:del>
      </w:ins>
      <w:del w:id="646" w:author="Mathieu Lucas" w:date="2024-05-06T14:48:00Z" w16du:dateUtc="2024-05-06T12:48:00Z">
        <w:r w:rsidRPr="00FC3C81" w:rsidDel="008E47CC">
          <w:rPr>
            <w:bCs/>
            <w:i/>
          </w:rPr>
          <w:delText xml:space="preserve"> (1816-2020 period). Black points denote AMAX values, grey segments historical above-threshold values.</w:delText>
        </w:r>
      </w:del>
    </w:p>
    <w:p w14:paraId="38935CC6" w14:textId="5F1FA18D" w:rsidR="00E74111" w:rsidRPr="00FC3C81" w:rsidRDefault="00BE455D" w:rsidP="00E74111">
      <w:pPr>
        <w:pStyle w:val="Titre1"/>
        <w:numPr>
          <w:ilvl w:val="1"/>
          <w:numId w:val="2"/>
        </w:numPr>
        <w:jc w:val="both"/>
      </w:pPr>
      <w:del w:id="647" w:author="Michel Lang" w:date="2024-02-19T16:09:00Z">
        <w:r w:rsidRPr="00FC3C81" w:rsidDel="00B1150E">
          <w:delText xml:space="preserve">Interest </w:delText>
        </w:r>
      </w:del>
      <w:ins w:id="648" w:author="Michel Lang" w:date="2024-02-19T16:09:00Z">
        <w:r w:rsidR="00B1150E" w:rsidRPr="00FC3C81">
          <w:t xml:space="preserve">Value </w:t>
        </w:r>
      </w:ins>
      <w:r w:rsidRPr="00FC3C81">
        <w:t>of adding historical information from the 1816-1969 period</w:t>
      </w:r>
    </w:p>
    <w:p w14:paraId="48677DE5" w14:textId="086D7093" w:rsidR="00EA7F68" w:rsidRPr="00FC3C81" w:rsidRDefault="00BE455D">
      <w:pPr>
        <w:pStyle w:val="Style1"/>
      </w:pPr>
      <w:r w:rsidRPr="00FC3C81">
        <w:t xml:space="preserve">Unsurprisingly, when the </w:t>
      </w:r>
      <w:r w:rsidR="000772EB" w:rsidRPr="00FC3C81">
        <w:t>length</w:t>
      </w:r>
      <w:r w:rsidRPr="00FC3C81">
        <w:t xml:space="preserve"> of the systematic record (~50 years) is too short compared with the target return period (~100 or 1000 years), the results are highly uncertain (</w:t>
      </w:r>
      <w:r w:rsidR="00E74111" w:rsidRPr="00FC3C81">
        <w:rPr>
          <w:i/>
        </w:rPr>
        <w:t>AMAX short</w:t>
      </w:r>
      <w:r w:rsidRPr="00FC3C81">
        <w:t xml:space="preserve"> in</w:t>
      </w:r>
      <w:del w:id="649" w:author="Mathieu Lucas" w:date="2024-05-06T16:20:00Z" w16du:dateUtc="2024-05-06T14:20:00Z">
        <w:r w:rsidRPr="00FC3C81" w:rsidDel="000F78D6">
          <w:delText xml:space="preserve"> </w:delText>
        </w:r>
      </w:del>
      <w:ins w:id="650" w:author="Mathieu Lucas" w:date="2024-05-06T16:20:00Z" w16du:dateUtc="2024-05-06T14:20:00Z">
        <w:r w:rsidR="000F78D6">
          <w:t xml:space="preserve"> </w:t>
        </w:r>
        <w:r w:rsidR="000F78D6" w:rsidRPr="000F78D6">
          <w:fldChar w:fldCharType="begin"/>
        </w:r>
        <w:r w:rsidR="000F78D6" w:rsidRPr="000F78D6">
          <w:instrText xml:space="preserve"> REF _Ref165904710 \h </w:instrText>
        </w:r>
      </w:ins>
      <w:r w:rsidR="000F78D6">
        <w:instrText xml:space="preserve"> \* MERGEFORMAT </w:instrText>
      </w:r>
      <w:r w:rsidR="000F78D6" w:rsidRPr="000F78D6">
        <w:fldChar w:fldCharType="separate"/>
      </w:r>
      <w:ins w:id="651" w:author="Mathieu Lucas" w:date="2024-05-06T17:08:00Z" w16du:dateUtc="2024-05-06T15:08:00Z">
        <w:r w:rsidR="007A5054" w:rsidRPr="007A5054">
          <w:rPr>
            <w:rPrChange w:id="652" w:author="Mathieu Lucas" w:date="2024-05-06T17:08:00Z" w16du:dateUtc="2024-05-06T15:08:00Z">
              <w:rPr>
                <w:b/>
                <w:bCs/>
              </w:rPr>
            </w:rPrChange>
          </w:rPr>
          <w:t xml:space="preserve">Figure </w:t>
        </w:r>
        <w:r w:rsidR="007A5054" w:rsidRPr="007A5054">
          <w:rPr>
            <w:noProof/>
            <w:rPrChange w:id="653" w:author="Mathieu Lucas" w:date="2024-05-06T17:08:00Z" w16du:dateUtc="2024-05-06T15:08:00Z">
              <w:rPr>
                <w:noProof/>
                <w:sz w:val="20"/>
                <w:szCs w:val="20"/>
              </w:rPr>
            </w:rPrChange>
          </w:rPr>
          <w:t>2</w:t>
        </w:r>
      </w:ins>
      <w:ins w:id="654" w:author="Mathieu Lucas" w:date="2024-05-06T16:20:00Z" w16du:dateUtc="2024-05-06T14:20:00Z">
        <w:r w:rsidR="000F78D6" w:rsidRPr="000F78D6">
          <w:fldChar w:fldCharType="end"/>
        </w:r>
      </w:ins>
      <w:del w:id="655" w:author="Mathieu Lucas" w:date="2024-05-06T16:20:00Z" w16du:dateUtc="2024-05-06T14:20:00Z">
        <w:r w:rsidR="003B2012" w:rsidRPr="00FC3C81" w:rsidDel="000F78D6">
          <w:fldChar w:fldCharType="begin"/>
        </w:r>
        <w:r w:rsidR="003B2012" w:rsidRPr="00FC3C81" w:rsidDel="000F78D6">
          <w:delInstrText xml:space="preserve"> REF _Ref142554944 </w:delInstrText>
        </w:r>
        <w:r w:rsidR="003B2012" w:rsidRPr="00FC3C81" w:rsidDel="000F78D6">
          <w:fldChar w:fldCharType="separate"/>
        </w:r>
        <w:r w:rsidR="003B2012" w:rsidRPr="00FC3C81" w:rsidDel="000F78D6">
          <w:rPr>
            <w:bCs/>
            <w:i/>
          </w:rPr>
          <w:delText xml:space="preserve">Figure </w:delText>
        </w:r>
        <w:r w:rsidR="003B2012" w:rsidRPr="00FC3C81" w:rsidDel="000F78D6">
          <w:rPr>
            <w:bCs/>
            <w:i/>
            <w:noProof/>
          </w:rPr>
          <w:delText>3</w:delText>
        </w:r>
        <w:r w:rsidR="003B2012" w:rsidRPr="00FC3C81" w:rsidDel="000F78D6">
          <w:fldChar w:fldCharType="end"/>
        </w:r>
        <w:r w:rsidR="003B2012" w:rsidRPr="00FC3C81" w:rsidDel="000F78D6">
          <w:delText xml:space="preserve"> </w:delText>
        </w:r>
        <w:r w:rsidR="00EC276C" w:rsidRPr="00FC3C81" w:rsidDel="000F78D6">
          <w:delText xml:space="preserve">and </w:delText>
        </w:r>
        <w:r w:rsidR="00EC276C" w:rsidRPr="00FC3C81" w:rsidDel="000F78D6">
          <w:fldChar w:fldCharType="begin"/>
        </w:r>
        <w:r w:rsidR="00EC276C" w:rsidRPr="00FC3C81" w:rsidDel="000F78D6">
          <w:delInstrText xml:space="preserve"> REF _Ref142555009 </w:delInstrText>
        </w:r>
        <w:r w:rsidR="00EC276C" w:rsidRPr="00FC3C81" w:rsidDel="000F78D6">
          <w:fldChar w:fldCharType="separate"/>
        </w:r>
        <w:r w:rsidR="00EC3AA6" w:rsidRPr="00FC3C81" w:rsidDel="000F78D6">
          <w:rPr>
            <w:bCs/>
            <w:i/>
          </w:rPr>
          <w:delText xml:space="preserve">Figure </w:delText>
        </w:r>
        <w:r w:rsidR="00EC3AA6" w:rsidRPr="00FC3C81" w:rsidDel="000F78D6">
          <w:rPr>
            <w:bCs/>
            <w:i/>
            <w:noProof/>
          </w:rPr>
          <w:delText>4</w:delText>
        </w:r>
        <w:r w:rsidR="00EC276C" w:rsidRPr="00FC3C81" w:rsidDel="000F78D6">
          <w:fldChar w:fldCharType="end"/>
        </w:r>
      </w:del>
      <w:r w:rsidRPr="00FC3C81">
        <w:t xml:space="preserve">). A </w:t>
      </w:r>
      <w:r w:rsidR="00666380" w:rsidRPr="00FC3C81">
        <w:t>Binomial</w:t>
      </w:r>
      <w:r w:rsidRPr="00FC3C81">
        <w:t xml:space="preserve"> model exploiting historical flood events notably reduces uncertainty when the perception threshold </w:t>
      </w:r>
      <w:r w:rsidRPr="00FC3C81">
        <w:rPr>
          <w:i/>
        </w:rPr>
        <w:t>S</w:t>
      </w:r>
      <w:r w:rsidRPr="00FC3C81">
        <w:t xml:space="preserve"> is known (</w:t>
      </w:r>
      <w:ins w:id="656" w:author="Mathieu Lucas" w:date="2024-05-06T16:21:00Z" w16du:dateUtc="2024-05-06T14:21:00Z">
        <w:r w:rsidR="000F78D6" w:rsidRPr="000F78D6">
          <w:fldChar w:fldCharType="begin"/>
        </w:r>
        <w:r w:rsidR="000F78D6" w:rsidRPr="000F78D6">
          <w:instrText xml:space="preserve"> REF _Ref165904710 \h </w:instrText>
        </w:r>
        <w:r w:rsidR="000F78D6">
          <w:instrText xml:space="preserve"> \* MERGEFORMAT </w:instrText>
        </w:r>
      </w:ins>
      <w:ins w:id="657" w:author="Mathieu Lucas" w:date="2024-05-06T16:21:00Z" w16du:dateUtc="2024-05-06T14:21:00Z">
        <w:r w:rsidR="000F78D6" w:rsidRPr="000F78D6">
          <w:fldChar w:fldCharType="separate"/>
        </w:r>
      </w:ins>
      <w:ins w:id="658" w:author="Mathieu Lucas" w:date="2024-05-06T17:08:00Z" w16du:dateUtc="2024-05-06T15:08:00Z">
        <w:r w:rsidR="007A5054" w:rsidRPr="007A5054">
          <w:rPr>
            <w:rPrChange w:id="659" w:author="Mathieu Lucas" w:date="2024-05-06T17:08:00Z" w16du:dateUtc="2024-05-06T15:08:00Z">
              <w:rPr>
                <w:b/>
                <w:bCs/>
              </w:rPr>
            </w:rPrChange>
          </w:rPr>
          <w:t xml:space="preserve">Figure </w:t>
        </w:r>
        <w:r w:rsidR="007A5054" w:rsidRPr="007A5054">
          <w:rPr>
            <w:noProof/>
            <w:rPrChange w:id="660" w:author="Mathieu Lucas" w:date="2024-05-06T17:08:00Z" w16du:dateUtc="2024-05-06T15:08:00Z">
              <w:rPr>
                <w:noProof/>
                <w:sz w:val="20"/>
                <w:szCs w:val="20"/>
              </w:rPr>
            </w:rPrChange>
          </w:rPr>
          <w:t>2</w:t>
        </w:r>
      </w:ins>
      <w:ins w:id="661" w:author="Mathieu Lucas" w:date="2024-05-06T16:21:00Z" w16du:dateUtc="2024-05-06T14:21:00Z">
        <w:r w:rsidR="000F78D6" w:rsidRPr="000F78D6">
          <w:fldChar w:fldCharType="end"/>
        </w:r>
        <w:r w:rsidR="000F78D6">
          <w:t>b</w:t>
        </w:r>
      </w:ins>
      <w:del w:id="662" w:author="Mathieu Lucas" w:date="2024-05-06T16:21:00Z" w16du:dateUtc="2024-05-06T14:21:00Z">
        <w:r w:rsidR="00EC276C" w:rsidRPr="00FC3C81" w:rsidDel="000F78D6">
          <w:fldChar w:fldCharType="begin"/>
        </w:r>
        <w:r w:rsidR="00EC276C" w:rsidRPr="00FC3C81" w:rsidDel="000F78D6">
          <w:delInstrText>REF _Ref142555009 \h</w:delInstrText>
        </w:r>
        <w:r w:rsidR="00EC276C" w:rsidRPr="00FC3C81" w:rsidDel="000F78D6">
          <w:fldChar w:fldCharType="separate"/>
        </w:r>
        <w:r w:rsidR="00EC3AA6" w:rsidRPr="00FC3C81" w:rsidDel="000F78D6">
          <w:rPr>
            <w:bCs/>
            <w:i/>
          </w:rPr>
          <w:delText xml:space="preserve">Figure </w:delText>
        </w:r>
        <w:r w:rsidR="00EC3AA6" w:rsidRPr="00FC3C81" w:rsidDel="000F78D6">
          <w:rPr>
            <w:bCs/>
            <w:i/>
            <w:noProof/>
          </w:rPr>
          <w:delText>4</w:delText>
        </w:r>
        <w:r w:rsidR="00EC276C" w:rsidRPr="00FC3C81" w:rsidDel="000F78D6">
          <w:fldChar w:fldCharType="end"/>
        </w:r>
      </w:del>
      <w:r w:rsidR="00EC276C" w:rsidRPr="00FC3C81">
        <w:t xml:space="preserve">, </w:t>
      </w:r>
      <w:r w:rsidR="00EC276C" w:rsidRPr="00FC3C81">
        <w:rPr>
          <w:i/>
        </w:rPr>
        <w:t>Mixed</w:t>
      </w:r>
      <w:r w:rsidRPr="00FC3C81">
        <w:rPr>
          <w:i/>
        </w:rPr>
        <w:t xml:space="preserve"> A </w:t>
      </w:r>
      <w:r w:rsidRPr="00FC3C81">
        <w:t>and</w:t>
      </w:r>
      <w:r w:rsidRPr="00FC3C81">
        <w:rPr>
          <w:i/>
        </w:rPr>
        <w:t xml:space="preserve"> </w:t>
      </w:r>
      <w:r w:rsidR="00EC276C" w:rsidRPr="00FC3C81">
        <w:rPr>
          <w:i/>
        </w:rPr>
        <w:t>Mixed C</w:t>
      </w:r>
      <w:r w:rsidRPr="00FC3C81">
        <w:t>), although not achieving the precision obtained with 205 years of systematic records (</w:t>
      </w:r>
      <w:del w:id="663" w:author="Mathieu Lucas" w:date="2024-05-06T16:21:00Z" w16du:dateUtc="2024-05-06T14:21:00Z">
        <w:r w:rsidR="00EC276C" w:rsidRPr="00FC3C81" w:rsidDel="000F78D6">
          <w:fldChar w:fldCharType="begin"/>
        </w:r>
        <w:r w:rsidR="00EC276C" w:rsidRPr="00FC3C81" w:rsidDel="000F78D6">
          <w:delInstrText>REF _Ref142555009 \h</w:delInstrText>
        </w:r>
        <w:r w:rsidR="00EC276C" w:rsidRPr="00FC3C81" w:rsidDel="000F78D6">
          <w:fldChar w:fldCharType="separate"/>
        </w:r>
        <w:r w:rsidR="00EC3AA6" w:rsidRPr="00FC3C81" w:rsidDel="000F78D6">
          <w:rPr>
            <w:bCs/>
            <w:i/>
          </w:rPr>
          <w:delText xml:space="preserve">Figure </w:delText>
        </w:r>
        <w:r w:rsidR="00EC3AA6" w:rsidRPr="00FC3C81" w:rsidDel="000F78D6">
          <w:rPr>
            <w:bCs/>
            <w:i/>
            <w:noProof/>
          </w:rPr>
          <w:delText>4</w:delText>
        </w:r>
        <w:r w:rsidR="00EC276C" w:rsidRPr="00FC3C81" w:rsidDel="000F78D6">
          <w:fldChar w:fldCharType="end"/>
        </w:r>
        <w:r w:rsidR="00EC276C" w:rsidRPr="00FC3C81" w:rsidDel="000F78D6">
          <w:delText xml:space="preserve">, </w:delText>
        </w:r>
      </w:del>
      <w:r w:rsidR="00EC276C" w:rsidRPr="00FC3C81">
        <w:rPr>
          <w:i/>
        </w:rPr>
        <w:t>AMAX long</w:t>
      </w:r>
      <w:r w:rsidRPr="00FC3C81">
        <w:t xml:space="preserve">). Accounting for the uncertainty on threshold </w:t>
      </w:r>
      <w:r w:rsidRPr="00FC3C81">
        <w:rPr>
          <w:i/>
        </w:rPr>
        <w:t>S</w:t>
      </w:r>
      <w:r w:rsidRPr="00FC3C81">
        <w:t xml:space="preserve"> (</w:t>
      </w:r>
      <w:ins w:id="664" w:author="Mathieu Lucas" w:date="2024-05-06T16:21:00Z" w16du:dateUtc="2024-05-06T14:21:00Z">
        <w:r w:rsidR="000F78D6" w:rsidRPr="000F78D6">
          <w:fldChar w:fldCharType="begin"/>
        </w:r>
        <w:r w:rsidR="000F78D6" w:rsidRPr="000F78D6">
          <w:instrText xml:space="preserve"> REF _Ref165904710 \h </w:instrText>
        </w:r>
        <w:r w:rsidR="000F78D6">
          <w:instrText xml:space="preserve"> \* MERGEFORMAT </w:instrText>
        </w:r>
      </w:ins>
      <w:ins w:id="665" w:author="Mathieu Lucas" w:date="2024-05-06T16:21:00Z" w16du:dateUtc="2024-05-06T14:21:00Z">
        <w:r w:rsidR="000F78D6" w:rsidRPr="000F78D6">
          <w:fldChar w:fldCharType="separate"/>
        </w:r>
      </w:ins>
      <w:ins w:id="666" w:author="Mathieu Lucas" w:date="2024-05-06T17:08:00Z" w16du:dateUtc="2024-05-06T15:08:00Z">
        <w:r w:rsidR="007A5054" w:rsidRPr="007A5054">
          <w:rPr>
            <w:rPrChange w:id="667" w:author="Mathieu Lucas" w:date="2024-05-06T17:08:00Z" w16du:dateUtc="2024-05-06T15:08:00Z">
              <w:rPr>
                <w:b/>
                <w:bCs/>
              </w:rPr>
            </w:rPrChange>
          </w:rPr>
          <w:t xml:space="preserve">Figure </w:t>
        </w:r>
        <w:r w:rsidR="007A5054" w:rsidRPr="007A5054">
          <w:rPr>
            <w:noProof/>
            <w:rPrChange w:id="668" w:author="Mathieu Lucas" w:date="2024-05-06T17:08:00Z" w16du:dateUtc="2024-05-06T15:08:00Z">
              <w:rPr>
                <w:noProof/>
                <w:sz w:val="20"/>
                <w:szCs w:val="20"/>
              </w:rPr>
            </w:rPrChange>
          </w:rPr>
          <w:t>2</w:t>
        </w:r>
      </w:ins>
      <w:ins w:id="669" w:author="Mathieu Lucas" w:date="2024-05-06T16:21:00Z" w16du:dateUtc="2024-05-06T14:21:00Z">
        <w:r w:rsidR="000F78D6" w:rsidRPr="000F78D6">
          <w:fldChar w:fldCharType="end"/>
        </w:r>
        <w:r w:rsidR="000F78D6">
          <w:t>b</w:t>
        </w:r>
      </w:ins>
      <w:del w:id="670" w:author="Mathieu Lucas" w:date="2024-05-06T16:21:00Z" w16du:dateUtc="2024-05-06T14:21:00Z">
        <w:r w:rsidR="00EC276C" w:rsidRPr="00FC3C81" w:rsidDel="000F78D6">
          <w:fldChar w:fldCharType="begin"/>
        </w:r>
        <w:r w:rsidR="00EC276C" w:rsidRPr="00FC3C81" w:rsidDel="000F78D6">
          <w:delInstrText>REF _Ref142555009 \h</w:delInstrText>
        </w:r>
        <w:r w:rsidR="00EC276C" w:rsidRPr="00FC3C81" w:rsidDel="000F78D6">
          <w:fldChar w:fldCharType="separate"/>
        </w:r>
        <w:r w:rsidR="00EC3AA6" w:rsidRPr="00FC3C81" w:rsidDel="000F78D6">
          <w:rPr>
            <w:bCs/>
            <w:i/>
          </w:rPr>
          <w:delText xml:space="preserve">Figure </w:delText>
        </w:r>
        <w:r w:rsidR="00EC3AA6" w:rsidRPr="00FC3C81" w:rsidDel="000F78D6">
          <w:rPr>
            <w:bCs/>
            <w:i/>
            <w:noProof/>
          </w:rPr>
          <w:delText>4</w:delText>
        </w:r>
        <w:r w:rsidR="00EC276C" w:rsidRPr="00FC3C81" w:rsidDel="000F78D6">
          <w:fldChar w:fldCharType="end"/>
        </w:r>
      </w:del>
      <w:r w:rsidR="00EC276C" w:rsidRPr="00FC3C81">
        <w:t xml:space="preserve">, </w:t>
      </w:r>
      <w:r w:rsidR="00EC276C" w:rsidRPr="00FC3C81">
        <w:rPr>
          <w:i/>
        </w:rPr>
        <w:t>Mixed</w:t>
      </w:r>
      <w:r w:rsidRPr="00FC3C81">
        <w:rPr>
          <w:i/>
        </w:rPr>
        <w:t xml:space="preserve"> B</w:t>
      </w:r>
      <w:r w:rsidRPr="00FC3C81">
        <w:t xml:space="preserve"> and </w:t>
      </w:r>
      <w:r w:rsidR="00EC276C" w:rsidRPr="00FC3C81">
        <w:rPr>
          <w:i/>
        </w:rPr>
        <w:t xml:space="preserve">Mixed </w:t>
      </w:r>
      <w:r w:rsidRPr="00FC3C81">
        <w:rPr>
          <w:i/>
        </w:rPr>
        <w:t>D</w:t>
      </w:r>
      <w:r w:rsidRPr="00FC3C81">
        <w:t>) increases the uncertainty of flood quantiles and nearly annihilates the interest of historical flood occurrences.</w:t>
      </w:r>
    </w:p>
    <w:p w14:paraId="02B60851" w14:textId="79059F8C" w:rsidR="00EA7F68" w:rsidRPr="00FC3C81" w:rsidRDefault="00EC276C">
      <w:pPr>
        <w:pStyle w:val="Style1"/>
      </w:pPr>
      <w:r w:rsidRPr="00FC3C81">
        <w:t>The main</w:t>
      </w:r>
      <w:r w:rsidR="00BE455D" w:rsidRPr="00FC3C81">
        <w:t xml:space="preserve"> part of the uncertainty comes from the estimation of the shape parameter </w:t>
      </w:r>
      <w:r w:rsidR="00BE455D" w:rsidRPr="00FC3C81">
        <w:rPr>
          <w:i/>
        </w:rPr>
        <w:t>ξ</w:t>
      </w:r>
      <w:r w:rsidR="0071123F" w:rsidRPr="00FC3C81">
        <w:t xml:space="preserve">, </w:t>
      </w:r>
      <w:r w:rsidR="00BE455D" w:rsidRPr="00FC3C81">
        <w:t>which governs the behaviour of the tail of the distribution. Note that all the estimates are close to zero and slightly positive</w:t>
      </w:r>
      <w:r w:rsidRPr="00FC3C81">
        <w:t xml:space="preserve"> (</w:t>
      </w:r>
      <w:ins w:id="671" w:author="Mathieu Lucas" w:date="2024-05-06T16:58:00Z" w16du:dateUtc="2024-05-06T14:58:00Z">
        <w:r w:rsidR="00EA472E" w:rsidRPr="00F1014F">
          <w:rPr>
            <w:color w:val="auto"/>
          </w:rPr>
          <w:fldChar w:fldCharType="begin"/>
        </w:r>
        <w:r w:rsidR="00EA472E" w:rsidRPr="00F1014F">
          <w:rPr>
            <w:color w:val="auto"/>
          </w:rPr>
          <w:instrText xml:space="preserve"> REF _Ref165907113 \h </w:instrText>
        </w:r>
        <w:r w:rsidR="00EA472E" w:rsidRPr="00F1014F">
          <w:rPr>
            <w:color w:val="auto"/>
          </w:rPr>
        </w:r>
        <w:r w:rsidR="00EA472E" w:rsidRPr="00F1014F">
          <w:rPr>
            <w:color w:val="auto"/>
          </w:rPr>
          <w:instrText xml:space="preserve"> \* MERGEFORMAT </w:instrText>
        </w:r>
        <w:r w:rsidR="00EA472E" w:rsidRPr="00F1014F">
          <w:rPr>
            <w:color w:val="auto"/>
          </w:rPr>
          <w:fldChar w:fldCharType="separate"/>
        </w:r>
      </w:ins>
      <w:ins w:id="672" w:author="Mathieu Lucas" w:date="2024-05-06T17:08:00Z" w16du:dateUtc="2024-05-06T15:08:00Z">
        <w:r w:rsidR="007A5054" w:rsidRPr="007A5054">
          <w:rPr>
            <w:color w:val="auto"/>
            <w:rPrChange w:id="673" w:author="Mathieu Lucas" w:date="2024-05-06T17:08:00Z" w16du:dateUtc="2024-05-06T15:08:00Z">
              <w:rPr>
                <w:b/>
                <w:bCs/>
                <w:color w:val="auto"/>
              </w:rPr>
            </w:rPrChange>
          </w:rPr>
          <w:t xml:space="preserve">Table </w:t>
        </w:r>
        <w:r w:rsidR="007A5054" w:rsidRPr="007A5054">
          <w:rPr>
            <w:noProof/>
            <w:color w:val="auto"/>
            <w:rPrChange w:id="674" w:author="Mathieu Lucas" w:date="2024-05-06T17:08:00Z" w16du:dateUtc="2024-05-06T15:08:00Z">
              <w:rPr>
                <w:noProof/>
                <w:sz w:val="20"/>
                <w:szCs w:val="20"/>
              </w:rPr>
            </w:rPrChange>
          </w:rPr>
          <w:t>2</w:t>
        </w:r>
      </w:ins>
      <w:ins w:id="675" w:author="Mathieu Lucas" w:date="2024-05-06T16:58:00Z" w16du:dateUtc="2024-05-06T14:58:00Z">
        <w:r w:rsidR="00EA472E" w:rsidRPr="00F1014F">
          <w:rPr>
            <w:color w:val="auto"/>
          </w:rPr>
          <w:fldChar w:fldCharType="end"/>
        </w:r>
      </w:ins>
      <w:del w:id="676" w:author="Mathieu Lucas" w:date="2024-05-03T15:02:00Z" w16du:dateUtc="2024-05-03T13:02:00Z">
        <w:r w:rsidRPr="00FC3C81" w:rsidDel="00E7594F">
          <w:fldChar w:fldCharType="begin"/>
        </w:r>
        <w:r w:rsidRPr="00FC3C81" w:rsidDel="00E7594F">
          <w:delInstrText xml:space="preserve"> REF _Ref142554990 </w:delInstrText>
        </w:r>
        <w:r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Pr="00FC3C81" w:rsidDel="00E7594F">
          <w:fldChar w:fldCharType="end"/>
        </w:r>
      </w:del>
      <w:ins w:id="677" w:author="Mathieu Lucas" w:date="2024-05-03T15:02:00Z" w16du:dateUtc="2024-05-03T13:02:00Z">
        <w:r w:rsidR="00E7594F" w:rsidRPr="00FC3C81">
          <w:fldChar w:fldCharType="begin"/>
        </w:r>
        <w:r w:rsidR="00E7594F" w:rsidRPr="00FC3C81">
          <w:instrText xml:space="preserve"> REF _Ref142554990 </w:instrText>
        </w:r>
        <w:r w:rsidR="00E7594F" w:rsidRPr="00FC3C81">
          <w:fldChar w:fldCharType="end"/>
        </w:r>
      </w:ins>
      <w:r w:rsidRPr="00FC3C81">
        <w:t>)</w:t>
      </w:r>
      <w:r w:rsidR="00BE455D" w:rsidRPr="00FC3C81">
        <w:t xml:space="preserve">, which corresponds to an upper-bounded distribution. As might be expected, the estimate of parameter </w:t>
      </w:r>
      <w:r w:rsidR="00BE455D" w:rsidRPr="00FC3C81">
        <w:rPr>
          <w:i/>
        </w:rPr>
        <w:t>ξ</w:t>
      </w:r>
      <w:r w:rsidR="00BE455D" w:rsidRPr="00FC3C81">
        <w:t xml:space="preserve"> is much more precise with </w:t>
      </w:r>
      <w:r w:rsidRPr="00FC3C81">
        <w:t>a long series (</w:t>
      </w:r>
      <w:r w:rsidRPr="00FC3C81">
        <w:rPr>
          <w:i/>
        </w:rPr>
        <w:t>AMAX long</w:t>
      </w:r>
      <w:r w:rsidRPr="00FC3C81">
        <w:t>) of two centuries</w:t>
      </w:r>
      <w:r w:rsidR="00BE455D" w:rsidRPr="00FC3C81">
        <w:t xml:space="preserve"> than with</w:t>
      </w:r>
      <w:r w:rsidRPr="00FC3C81">
        <w:t xml:space="preserve"> a short series (</w:t>
      </w:r>
      <w:r w:rsidRPr="00FC3C81">
        <w:rPr>
          <w:i/>
        </w:rPr>
        <w:t xml:space="preserve">AMAX </w:t>
      </w:r>
      <w:del w:id="678" w:author="Mathieu Lucas" w:date="2024-04-29T16:52:00Z" w16du:dateUtc="2024-04-29T14:52:00Z">
        <w:r w:rsidRPr="00FC3C81" w:rsidDel="00BE761E">
          <w:rPr>
            <w:i/>
          </w:rPr>
          <w:delText>long</w:delText>
        </w:r>
      </w:del>
      <w:ins w:id="679" w:author="Mathieu Lucas" w:date="2024-04-29T16:52:00Z" w16du:dateUtc="2024-04-29T14:52:00Z">
        <w:r w:rsidR="00BE761E" w:rsidRPr="00FC3C81">
          <w:rPr>
            <w:i/>
          </w:rPr>
          <w:t>short</w:t>
        </w:r>
      </w:ins>
      <w:r w:rsidRPr="00FC3C81">
        <w:t>) of 5 decades</w:t>
      </w:r>
      <w:r w:rsidR="00BE455D" w:rsidRPr="00FC3C81">
        <w:t xml:space="preserve">. The use of historical data through a </w:t>
      </w:r>
      <w:r w:rsidR="00666380" w:rsidRPr="00FC3C81">
        <w:t>Binomial</w:t>
      </w:r>
      <w:r w:rsidR="00BE455D" w:rsidRPr="00FC3C81">
        <w:t xml:space="preserve"> model is not very efficient in reducing uncer</w:t>
      </w:r>
      <w:r w:rsidRPr="00FC3C81">
        <w:t xml:space="preserve">tainty on the shape parameter </w:t>
      </w:r>
      <w:r w:rsidRPr="00FC3C81">
        <w:rPr>
          <w:i/>
        </w:rPr>
        <w:t>ξ</w:t>
      </w:r>
      <w:r w:rsidRPr="00FC3C81">
        <w:t xml:space="preserve"> (</w:t>
      </w:r>
      <w:ins w:id="680" w:author="Mathieu Lucas" w:date="2024-05-06T16:59:00Z" w16du:dateUtc="2024-05-06T14:59:00Z">
        <w:r w:rsidR="00EA472E" w:rsidRPr="00F1014F">
          <w:rPr>
            <w:color w:val="auto"/>
          </w:rPr>
          <w:fldChar w:fldCharType="begin"/>
        </w:r>
        <w:r w:rsidR="00EA472E" w:rsidRPr="00F1014F">
          <w:rPr>
            <w:color w:val="auto"/>
          </w:rPr>
          <w:instrText xml:space="preserve"> REF _Ref165907113 \h </w:instrText>
        </w:r>
        <w:r w:rsidR="00EA472E" w:rsidRPr="00F1014F">
          <w:rPr>
            <w:color w:val="auto"/>
          </w:rPr>
        </w:r>
        <w:r w:rsidR="00EA472E" w:rsidRPr="00F1014F">
          <w:rPr>
            <w:color w:val="auto"/>
          </w:rPr>
          <w:instrText xml:space="preserve"> \* MERGEFORMAT </w:instrText>
        </w:r>
        <w:r w:rsidR="00EA472E" w:rsidRPr="00F1014F">
          <w:rPr>
            <w:color w:val="auto"/>
          </w:rPr>
          <w:fldChar w:fldCharType="separate"/>
        </w:r>
      </w:ins>
      <w:ins w:id="681" w:author="Mathieu Lucas" w:date="2024-05-06T17:08:00Z" w16du:dateUtc="2024-05-06T15:08:00Z">
        <w:r w:rsidR="007A5054" w:rsidRPr="007A5054">
          <w:rPr>
            <w:color w:val="auto"/>
            <w:rPrChange w:id="682" w:author="Mathieu Lucas" w:date="2024-05-06T17:08:00Z" w16du:dateUtc="2024-05-06T15:08:00Z">
              <w:rPr>
                <w:b/>
                <w:bCs/>
                <w:color w:val="auto"/>
              </w:rPr>
            </w:rPrChange>
          </w:rPr>
          <w:t xml:space="preserve">Table </w:t>
        </w:r>
        <w:r w:rsidR="007A5054" w:rsidRPr="007A5054">
          <w:rPr>
            <w:noProof/>
            <w:color w:val="auto"/>
            <w:rPrChange w:id="683" w:author="Mathieu Lucas" w:date="2024-05-06T17:08:00Z" w16du:dateUtc="2024-05-06T15:08:00Z">
              <w:rPr>
                <w:noProof/>
                <w:sz w:val="20"/>
                <w:szCs w:val="20"/>
              </w:rPr>
            </w:rPrChange>
          </w:rPr>
          <w:t>2</w:t>
        </w:r>
      </w:ins>
      <w:ins w:id="684" w:author="Mathieu Lucas" w:date="2024-05-06T16:59:00Z" w16du:dateUtc="2024-05-06T14:59:00Z">
        <w:r w:rsidR="00EA472E" w:rsidRPr="00F1014F">
          <w:rPr>
            <w:color w:val="auto"/>
          </w:rPr>
          <w:fldChar w:fldCharType="end"/>
        </w:r>
      </w:ins>
      <w:del w:id="685" w:author="Mathieu Lucas" w:date="2024-05-03T15:02:00Z" w16du:dateUtc="2024-05-03T13:02:00Z">
        <w:r w:rsidRPr="00FC3C81" w:rsidDel="00E7594F">
          <w:fldChar w:fldCharType="begin"/>
        </w:r>
        <w:r w:rsidRPr="00FC3C81" w:rsidDel="00E7594F">
          <w:delInstrText xml:space="preserve"> REF _Ref142554990 </w:delInstrText>
        </w:r>
        <w:r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Pr="00FC3C81" w:rsidDel="00E7594F">
          <w:fldChar w:fldCharType="end"/>
        </w:r>
      </w:del>
      <w:ins w:id="686" w:author="Mathieu Lucas" w:date="2024-05-03T15:02:00Z" w16du:dateUtc="2024-05-03T13:02:00Z">
        <w:r w:rsidR="00E7594F" w:rsidRPr="00FC3C81">
          <w:fldChar w:fldCharType="begin"/>
        </w:r>
        <w:r w:rsidR="00E7594F" w:rsidRPr="00FC3C81">
          <w:instrText xml:space="preserve"> REF _Ref142554990 </w:instrText>
        </w:r>
        <w:r w:rsidR="00E7594F" w:rsidRPr="00FC3C81">
          <w:fldChar w:fldCharType="end"/>
        </w:r>
      </w:ins>
      <w:r w:rsidRPr="00FC3C81">
        <w:t>).</w:t>
      </w:r>
      <w:r w:rsidR="00156373" w:rsidRPr="00FC3C81">
        <w:t xml:space="preserve"> </w:t>
      </w:r>
      <w:r w:rsidR="00BE455D" w:rsidRPr="00FC3C81">
        <w:t xml:space="preserve">Overall, the </w:t>
      </w:r>
      <w:r w:rsidR="008718E3" w:rsidRPr="00FC3C81">
        <w:rPr>
          <w:i/>
        </w:rPr>
        <w:t>maxpost</w:t>
      </w:r>
      <w:r w:rsidR="00BE455D" w:rsidRPr="00FC3C81">
        <w:t xml:space="preserve"> estimate of </w:t>
      </w:r>
      <w:r w:rsidR="00BE455D" w:rsidRPr="00FC3C81">
        <w:rPr>
          <w:i/>
        </w:rPr>
        <w:t>Q100</w:t>
      </w:r>
      <w:r w:rsidR="00BE455D" w:rsidRPr="00FC3C81">
        <w:t xml:space="preserve"> and </w:t>
      </w:r>
      <w:r w:rsidR="00BE455D" w:rsidRPr="00FC3C81">
        <w:rPr>
          <w:i/>
        </w:rPr>
        <w:t>Q1000</w:t>
      </w:r>
      <w:r w:rsidR="00BE455D" w:rsidRPr="00FC3C81">
        <w:t xml:space="preserve"> quantiles are very close for all models (</w:t>
      </w:r>
      <w:ins w:id="687" w:author="Mathieu Lucas" w:date="2024-05-06T16:23:00Z" w16du:dateUtc="2024-05-06T14:23:00Z">
        <w:r w:rsidR="000F78D6" w:rsidRPr="000F78D6">
          <w:fldChar w:fldCharType="begin"/>
        </w:r>
        <w:r w:rsidR="000F78D6" w:rsidRPr="000F78D6">
          <w:instrText xml:space="preserve"> REF _Ref165904710 \h </w:instrText>
        </w:r>
        <w:r w:rsidR="000F78D6">
          <w:instrText xml:space="preserve"> \* MERGEFORMAT </w:instrText>
        </w:r>
      </w:ins>
      <w:ins w:id="688" w:author="Mathieu Lucas" w:date="2024-05-06T16:23:00Z" w16du:dateUtc="2024-05-06T14:23:00Z">
        <w:r w:rsidR="000F78D6" w:rsidRPr="000F78D6">
          <w:fldChar w:fldCharType="separate"/>
        </w:r>
      </w:ins>
      <w:ins w:id="689" w:author="Mathieu Lucas" w:date="2024-05-06T17:08:00Z" w16du:dateUtc="2024-05-06T15:08:00Z">
        <w:r w:rsidR="007A5054" w:rsidRPr="007A5054">
          <w:rPr>
            <w:rPrChange w:id="690" w:author="Mathieu Lucas" w:date="2024-05-06T17:08:00Z" w16du:dateUtc="2024-05-06T15:08:00Z">
              <w:rPr>
                <w:b/>
                <w:bCs/>
              </w:rPr>
            </w:rPrChange>
          </w:rPr>
          <w:t xml:space="preserve">Figure </w:t>
        </w:r>
        <w:r w:rsidR="007A5054" w:rsidRPr="007A5054">
          <w:rPr>
            <w:noProof/>
            <w:rPrChange w:id="691" w:author="Mathieu Lucas" w:date="2024-05-06T17:08:00Z" w16du:dateUtc="2024-05-06T15:08:00Z">
              <w:rPr>
                <w:noProof/>
                <w:sz w:val="20"/>
                <w:szCs w:val="20"/>
              </w:rPr>
            </w:rPrChange>
          </w:rPr>
          <w:t>2</w:t>
        </w:r>
      </w:ins>
      <w:ins w:id="692" w:author="Mathieu Lucas" w:date="2024-05-06T16:23:00Z" w16du:dateUtc="2024-05-06T14:23:00Z">
        <w:r w:rsidR="000F78D6" w:rsidRPr="000F78D6">
          <w:fldChar w:fldCharType="end"/>
        </w:r>
        <w:r w:rsidR="000F78D6">
          <w:t>b</w:t>
        </w:r>
      </w:ins>
      <w:del w:id="693" w:author="Mathieu Lucas" w:date="2024-05-06T16:23:00Z" w16du:dateUtc="2024-05-06T14:23:00Z">
        <w:r w:rsidR="0096144F" w:rsidRPr="00FC3C81" w:rsidDel="000F78D6">
          <w:fldChar w:fldCharType="begin"/>
        </w:r>
        <w:r w:rsidR="0096144F" w:rsidRPr="00FC3C81" w:rsidDel="000F78D6">
          <w:delInstrText xml:space="preserve"> REF _Ref142554944 </w:delInstrText>
        </w:r>
        <w:r w:rsidR="0096144F" w:rsidRPr="00FC3C81" w:rsidDel="000F78D6">
          <w:fldChar w:fldCharType="separate"/>
        </w:r>
        <w:r w:rsidR="00EC3AA6" w:rsidRPr="00FC3C81" w:rsidDel="000F78D6">
          <w:rPr>
            <w:bCs/>
            <w:i/>
          </w:rPr>
          <w:delText xml:space="preserve">Figure </w:delText>
        </w:r>
        <w:r w:rsidR="00EC3AA6" w:rsidRPr="00FC3C81" w:rsidDel="000F78D6">
          <w:rPr>
            <w:bCs/>
            <w:i/>
            <w:noProof/>
          </w:rPr>
          <w:delText>3</w:delText>
        </w:r>
        <w:r w:rsidR="0096144F" w:rsidRPr="00FC3C81" w:rsidDel="000F78D6">
          <w:fldChar w:fldCharType="end"/>
        </w:r>
      </w:del>
      <w:r w:rsidR="00BE455D" w:rsidRPr="00FC3C81">
        <w:t xml:space="preserve">). In the next sections, the interest of accounting for the uncertainties in the perception threshold </w:t>
      </w:r>
      <w:r w:rsidR="00BE455D" w:rsidRPr="00FC3C81">
        <w:rPr>
          <w:i/>
        </w:rPr>
        <w:t>S</w:t>
      </w:r>
      <w:r w:rsidR="00BE455D" w:rsidRPr="00FC3C81">
        <w:t xml:space="preserve"> and the starting date </w:t>
      </w:r>
      <w:r w:rsidR="00BE455D" w:rsidRPr="00FC3C81">
        <w:rPr>
          <w:i/>
        </w:rPr>
        <w:t>t*</w:t>
      </w:r>
      <w:r w:rsidR="00BE455D" w:rsidRPr="00FC3C81">
        <w:t xml:space="preserve"> of the historical period is assessed in more detail</w:t>
      </w:r>
      <w:del w:id="694" w:author="Mathieu Lucas" w:date="2024-04-29T16:53:00Z" w16du:dateUtc="2024-04-29T14:53:00Z">
        <w:r w:rsidR="00BE455D" w:rsidRPr="00FC3C81" w:rsidDel="00BE761E">
          <w:delText>s</w:delText>
        </w:r>
      </w:del>
      <w:r w:rsidR="00BE455D" w:rsidRPr="00FC3C81">
        <w:t>.</w:t>
      </w:r>
    </w:p>
    <w:p w14:paraId="7384A63C" w14:textId="77777777" w:rsidR="00E74111" w:rsidRPr="00FC3C81" w:rsidRDefault="00BE455D" w:rsidP="00E74111">
      <w:pPr>
        <w:pStyle w:val="Titre1"/>
        <w:numPr>
          <w:ilvl w:val="1"/>
          <w:numId w:val="2"/>
        </w:numPr>
        <w:jc w:val="both"/>
      </w:pPr>
      <w:r w:rsidRPr="00FC3C81">
        <w:t>Impact of considering the perception threshold uncertain</w:t>
      </w:r>
    </w:p>
    <w:p w14:paraId="2097721B" w14:textId="3EEDC63B" w:rsidR="00EA7F68" w:rsidRPr="00FC3C81" w:rsidRDefault="00BE455D">
      <w:pPr>
        <w:pStyle w:val="Style1"/>
      </w:pPr>
      <w:r w:rsidRPr="00FC3C81">
        <w:t xml:space="preserve">The use of </w:t>
      </w:r>
      <w:r w:rsidRPr="00FC3C81">
        <w:rPr>
          <w:i/>
        </w:rPr>
        <w:t>model B</w:t>
      </w:r>
      <w:r w:rsidRPr="00FC3C81">
        <w:t xml:space="preserve"> reflects a lack of knowledge of the perception threshold, which becomes a parameter of the model. </w:t>
      </w:r>
      <w:ins w:id="695" w:author="Mathieu Lucas" w:date="2024-05-06T16:24:00Z" w16du:dateUtc="2024-05-06T14:24:00Z">
        <w:r w:rsidR="000F78D6" w:rsidRPr="000F78D6">
          <w:fldChar w:fldCharType="begin"/>
        </w:r>
        <w:r w:rsidR="000F78D6" w:rsidRPr="000F78D6">
          <w:instrText xml:space="preserve"> REF _Ref165904710 \h </w:instrText>
        </w:r>
        <w:r w:rsidR="000F78D6">
          <w:instrText xml:space="preserve"> \* MERGEFORMAT </w:instrText>
        </w:r>
      </w:ins>
      <w:ins w:id="696" w:author="Mathieu Lucas" w:date="2024-05-06T16:24:00Z" w16du:dateUtc="2024-05-06T14:24:00Z">
        <w:r w:rsidR="000F78D6" w:rsidRPr="000F78D6">
          <w:fldChar w:fldCharType="separate"/>
        </w:r>
      </w:ins>
      <w:ins w:id="697" w:author="Mathieu Lucas" w:date="2024-05-06T17:08:00Z" w16du:dateUtc="2024-05-06T15:08:00Z">
        <w:r w:rsidR="007A5054" w:rsidRPr="007A5054">
          <w:rPr>
            <w:rPrChange w:id="698" w:author="Mathieu Lucas" w:date="2024-05-06T17:08:00Z" w16du:dateUtc="2024-05-06T15:08:00Z">
              <w:rPr>
                <w:b/>
                <w:bCs/>
              </w:rPr>
            </w:rPrChange>
          </w:rPr>
          <w:t xml:space="preserve">Figure </w:t>
        </w:r>
        <w:r w:rsidR="007A5054" w:rsidRPr="007A5054">
          <w:rPr>
            <w:noProof/>
            <w:rPrChange w:id="699" w:author="Mathieu Lucas" w:date="2024-05-06T17:08:00Z" w16du:dateUtc="2024-05-06T15:08:00Z">
              <w:rPr>
                <w:noProof/>
                <w:sz w:val="20"/>
                <w:szCs w:val="20"/>
              </w:rPr>
            </w:rPrChange>
          </w:rPr>
          <w:t>2</w:t>
        </w:r>
      </w:ins>
      <w:ins w:id="700" w:author="Mathieu Lucas" w:date="2024-05-06T16:24:00Z" w16du:dateUtc="2024-05-06T14:24:00Z">
        <w:r w:rsidR="000F78D6" w:rsidRPr="000F78D6">
          <w:fldChar w:fldCharType="end"/>
        </w:r>
        <w:r w:rsidR="000F78D6">
          <w:t>b</w:t>
        </w:r>
      </w:ins>
      <w:del w:id="701" w:author="Mathieu Lucas" w:date="2024-05-06T16:24:00Z" w16du:dateUtc="2024-05-06T14:24:00Z">
        <w:r w:rsidRPr="00FC3C81" w:rsidDel="000F78D6">
          <w:fldChar w:fldCharType="begin"/>
        </w:r>
        <w:r w:rsidRPr="00FC3C81" w:rsidDel="000F78D6">
          <w:delInstrText>REF _Ref142554944 \h</w:delInstrText>
        </w:r>
        <w:r w:rsidRPr="00FC3C81" w:rsidDel="000F78D6">
          <w:fldChar w:fldCharType="separate"/>
        </w:r>
        <w:r w:rsidR="00EC3AA6" w:rsidRPr="00FC3C81" w:rsidDel="000F78D6">
          <w:rPr>
            <w:bCs/>
            <w:i/>
          </w:rPr>
          <w:delText xml:space="preserve">Figure </w:delText>
        </w:r>
        <w:r w:rsidR="00EC3AA6" w:rsidRPr="00FC3C81" w:rsidDel="000F78D6">
          <w:rPr>
            <w:bCs/>
            <w:i/>
            <w:noProof/>
          </w:rPr>
          <w:delText>3</w:delText>
        </w:r>
        <w:r w:rsidRPr="00FC3C81" w:rsidDel="000F78D6">
          <w:fldChar w:fldCharType="end"/>
        </w:r>
      </w:del>
      <w:r w:rsidRPr="00FC3C81">
        <w:t xml:space="preserve"> shows that the quantile uncertainty estimated with </w:t>
      </w:r>
      <w:r w:rsidRPr="00FC3C81">
        <w:rPr>
          <w:i/>
        </w:rPr>
        <w:t>model B</w:t>
      </w:r>
      <w:r w:rsidRPr="00FC3C81">
        <w:t xml:space="preserve"> is much greater than with </w:t>
      </w:r>
      <w:r w:rsidRPr="00FC3C81">
        <w:rPr>
          <w:i/>
        </w:rPr>
        <w:t>model A</w:t>
      </w:r>
      <w:r w:rsidRPr="00FC3C81">
        <w:t>, and is close to the one obtained with systematic data only (</w:t>
      </w:r>
      <w:r w:rsidR="00156373" w:rsidRPr="00FC3C81">
        <w:rPr>
          <w:i/>
        </w:rPr>
        <w:t>AMAX short</w:t>
      </w:r>
      <w:r w:rsidRPr="00FC3C81">
        <w:t xml:space="preserve">). </w:t>
      </w:r>
      <w:del w:id="702" w:author="Mathieu Lucas" w:date="2024-04-29T16:54:00Z" w16du:dateUtc="2024-04-29T14:54:00Z">
        <w:r w:rsidRPr="00FC3C81" w:rsidDel="002F52D5">
          <w:delText>A p</w:delText>
        </w:r>
      </w:del>
      <w:ins w:id="703" w:author="Mathieu Lucas" w:date="2024-04-29T16:54:00Z" w16du:dateUtc="2024-04-29T14:54:00Z">
        <w:r w:rsidR="002F52D5" w:rsidRPr="00FC3C81">
          <w:t>P</w:t>
        </w:r>
      </w:ins>
      <w:r w:rsidRPr="00FC3C81">
        <w:t xml:space="preserve">oor knowledge of the perception threshold therefore has major consequences for the quantile estimates, since it greatly reduces the value of using historical occurrences. The true value of the perception threshold is </w:t>
      </w:r>
      <w:r w:rsidRPr="00FC3C81">
        <w:rPr>
          <w:i/>
        </w:rPr>
        <w:t>S</w:t>
      </w:r>
      <w:r w:rsidRPr="00FC3C81">
        <w:t xml:space="preserve"> = 9000 m</w:t>
      </w:r>
      <w:r w:rsidRPr="00FC3C81">
        <w:rPr>
          <w:vertAlign w:val="superscript"/>
        </w:rPr>
        <w:t>3</w:t>
      </w:r>
      <w:r w:rsidRPr="00FC3C81">
        <w:t xml:space="preserve">/s. The </w:t>
      </w:r>
      <w:r w:rsidR="00E41C0E" w:rsidRPr="00FC3C81">
        <w:t>prior</w:t>
      </w:r>
      <w:r w:rsidRPr="00FC3C81">
        <w:t xml:space="preserve"> and posterior distributions of the threshold </w:t>
      </w:r>
      <w:r w:rsidRPr="00FC3C81">
        <w:rPr>
          <w:i/>
        </w:rPr>
        <w:t>S</w:t>
      </w:r>
      <w:r w:rsidRPr="00FC3C81">
        <w:t xml:space="preserve"> are shown in</w:t>
      </w:r>
      <w:del w:id="704" w:author="Mathieu Lucas" w:date="2024-05-06T16:24:00Z" w16du:dateUtc="2024-05-06T14:24:00Z">
        <w:r w:rsidRPr="00FC3C81" w:rsidDel="000F78D6">
          <w:delText xml:space="preserve"> </w:delText>
        </w:r>
      </w:del>
      <w:ins w:id="705" w:author="Mathieu Lucas" w:date="2024-05-06T16:24:00Z" w16du:dateUtc="2024-05-06T14:24:00Z">
        <w:r w:rsidR="000F78D6">
          <w:t xml:space="preserve"> </w:t>
        </w:r>
        <w:r w:rsidR="000F78D6" w:rsidRPr="000F78D6">
          <w:fldChar w:fldCharType="begin"/>
        </w:r>
        <w:r w:rsidR="000F78D6" w:rsidRPr="000F78D6">
          <w:instrText xml:space="preserve"> REF _Ref165904694 \h </w:instrText>
        </w:r>
      </w:ins>
      <w:r w:rsidR="000F78D6">
        <w:instrText xml:space="preserve"> \* MERGEFORMAT </w:instrText>
      </w:r>
      <w:r w:rsidR="000F78D6" w:rsidRPr="000F78D6">
        <w:fldChar w:fldCharType="separate"/>
      </w:r>
      <w:ins w:id="706" w:author="Mathieu Lucas" w:date="2024-05-06T17:08:00Z" w16du:dateUtc="2024-05-06T15:08:00Z">
        <w:r w:rsidR="007A5054" w:rsidRPr="007A5054">
          <w:rPr>
            <w:rPrChange w:id="707" w:author="Mathieu Lucas" w:date="2024-05-06T17:08:00Z" w16du:dateUtc="2024-05-06T15:08:00Z">
              <w:rPr>
                <w:b/>
                <w:bCs/>
              </w:rPr>
            </w:rPrChange>
          </w:rPr>
          <w:t xml:space="preserve">Figure </w:t>
        </w:r>
        <w:r w:rsidR="007A5054" w:rsidRPr="007A5054">
          <w:rPr>
            <w:noProof/>
            <w:rPrChange w:id="708" w:author="Mathieu Lucas" w:date="2024-05-06T17:08:00Z" w16du:dateUtc="2024-05-06T15:08:00Z">
              <w:rPr>
                <w:noProof/>
                <w:sz w:val="20"/>
                <w:szCs w:val="20"/>
              </w:rPr>
            </w:rPrChange>
          </w:rPr>
          <w:t>3</w:t>
        </w:r>
      </w:ins>
      <w:ins w:id="709" w:author="Mathieu Lucas" w:date="2024-05-06T16:24:00Z" w16du:dateUtc="2024-05-06T14:24:00Z">
        <w:r w:rsidR="000F78D6" w:rsidRPr="000F78D6">
          <w:fldChar w:fldCharType="end"/>
        </w:r>
        <w:r w:rsidR="000F78D6" w:rsidRPr="000F78D6">
          <w:t>a</w:t>
        </w:r>
      </w:ins>
      <w:del w:id="710" w:author="Mathieu Lucas" w:date="2024-05-06T16:24:00Z" w16du:dateUtc="2024-05-06T14:24:00Z">
        <w:r w:rsidRPr="000F78D6" w:rsidDel="000F78D6">
          <w:fldChar w:fldCharType="begin"/>
        </w:r>
        <w:r w:rsidRPr="000F78D6" w:rsidDel="000F78D6">
          <w:delInstrText>REF _Ref142560656 \h</w:delInstrText>
        </w:r>
      </w:del>
      <w:r w:rsidR="000F78D6">
        <w:instrText xml:space="preserve"> \* MERGEFORMAT </w:instrText>
      </w:r>
      <w:del w:id="711" w:author="Mathieu Lucas" w:date="2024-05-06T16:24:00Z" w16du:dateUtc="2024-05-06T14:24:00Z">
        <w:r w:rsidRPr="000F78D6" w:rsidDel="000F78D6">
          <w:fldChar w:fldCharType="separate"/>
        </w:r>
        <w:r w:rsidR="00EC3AA6" w:rsidRPr="000F78D6" w:rsidDel="000F78D6">
          <w:rPr>
            <w:bCs/>
            <w:i/>
          </w:rPr>
          <w:delText xml:space="preserve">Figure </w:delText>
        </w:r>
        <w:r w:rsidR="00EC3AA6" w:rsidRPr="000F78D6" w:rsidDel="000F78D6">
          <w:rPr>
            <w:bCs/>
            <w:i/>
            <w:noProof/>
          </w:rPr>
          <w:delText>5</w:delText>
        </w:r>
        <w:r w:rsidRPr="000F78D6" w:rsidDel="000F78D6">
          <w:fldChar w:fldCharType="end"/>
        </w:r>
        <w:r w:rsidR="00156373" w:rsidRPr="000F78D6" w:rsidDel="000F78D6">
          <w:delText>a</w:delText>
        </w:r>
      </w:del>
      <w:r w:rsidRPr="000F78D6">
        <w:t>.</w:t>
      </w:r>
      <w:r w:rsidRPr="00FC3C81">
        <w:t xml:space="preserve"> It can be seen that the posterior estimate for </w:t>
      </w:r>
      <w:r w:rsidRPr="00FC3C81">
        <w:rPr>
          <w:i/>
        </w:rPr>
        <w:t>model B</w:t>
      </w:r>
      <w:r w:rsidRPr="00FC3C81">
        <w:t xml:space="preserve"> </w:t>
      </w:r>
      <w:r w:rsidR="00A43989" w:rsidRPr="00FC3C81">
        <w:t>(9163 m</w:t>
      </w:r>
      <w:r w:rsidR="00A43989" w:rsidRPr="00FC3C81">
        <w:rPr>
          <w:vertAlign w:val="superscript"/>
        </w:rPr>
        <w:t>3</w:t>
      </w:r>
      <w:r w:rsidR="00A43989" w:rsidRPr="00FC3C81">
        <w:t xml:space="preserve">/s) </w:t>
      </w:r>
      <w:r w:rsidRPr="00FC3C81">
        <w:t xml:space="preserve">is close to the true value </w:t>
      </w:r>
      <w:r w:rsidR="00156373" w:rsidRPr="00FC3C81">
        <w:t>(9000 m</w:t>
      </w:r>
      <w:r w:rsidR="00156373" w:rsidRPr="00FC3C81">
        <w:rPr>
          <w:vertAlign w:val="superscript"/>
        </w:rPr>
        <w:t>3</w:t>
      </w:r>
      <w:r w:rsidR="00156373" w:rsidRPr="00FC3C81">
        <w:t>/s)</w:t>
      </w:r>
      <w:r w:rsidRPr="00FC3C81">
        <w:t>, and that the model has effectively improved</w:t>
      </w:r>
      <w:r w:rsidR="00A43989" w:rsidRPr="00FC3C81">
        <w:t xml:space="preserve"> the</w:t>
      </w:r>
      <w:r w:rsidRPr="00FC3C81">
        <w:t xml:space="preserve"> knowledge of the threshold compared with the </w:t>
      </w:r>
      <w:r w:rsidR="00E41C0E" w:rsidRPr="00FC3C81">
        <w:t>prior</w:t>
      </w:r>
      <w:r w:rsidRPr="00FC3C81">
        <w:t xml:space="preserve"> distribution </w:t>
      </w:r>
      <m:oMath>
        <m:r>
          <w:rPr>
            <w:rFonts w:ascii="Cambria Math" w:hAnsi="Cambria Math"/>
          </w:rPr>
          <m:t>N</m:t>
        </m:r>
        <m:d>
          <m:dPr>
            <m:ctrlPr>
              <w:rPr>
                <w:rFonts w:ascii="Cambria Math" w:hAnsi="Cambria Math"/>
              </w:rPr>
            </m:ctrlPr>
          </m:dPr>
          <m:e>
            <m:r>
              <w:rPr>
                <w:rFonts w:ascii="Cambria Math" w:hAnsi="Cambria Math"/>
              </w:rPr>
              <m:t>9000;2000</m:t>
            </m:r>
          </m:e>
        </m:d>
      </m:oMath>
      <w:r w:rsidRPr="00FC3C81">
        <w:t xml:space="preserve">. </w:t>
      </w:r>
      <w:r w:rsidR="00156373" w:rsidRPr="00FC3C81">
        <w:t>T</w:t>
      </w:r>
      <w:r w:rsidRPr="00FC3C81">
        <w:t xml:space="preserve">he posterior uncertainty of the shape parameter </w:t>
      </w:r>
      <w:r w:rsidRPr="00FC3C81">
        <w:rPr>
          <w:i/>
        </w:rPr>
        <w:t>ξ</w:t>
      </w:r>
      <w:r w:rsidRPr="00FC3C81">
        <w:t xml:space="preserve"> for </w:t>
      </w:r>
      <w:r w:rsidRPr="00FC3C81">
        <w:rPr>
          <w:i/>
        </w:rPr>
        <w:t>model B</w:t>
      </w:r>
      <w:r w:rsidRPr="00FC3C81">
        <w:t xml:space="preserve"> is greater than that of </w:t>
      </w:r>
      <w:r w:rsidRPr="00FC3C81">
        <w:rPr>
          <w:i/>
        </w:rPr>
        <w:t>model A</w:t>
      </w:r>
      <w:r w:rsidRPr="00FC3C81">
        <w:t xml:space="preserve"> and thus becomes almost identical to that of </w:t>
      </w:r>
      <w:r w:rsidR="00156373" w:rsidRPr="00FC3C81">
        <w:rPr>
          <w:i/>
        </w:rPr>
        <w:t>AMAX short</w:t>
      </w:r>
      <w:r w:rsidR="00156373" w:rsidRPr="00FC3C81">
        <w:t xml:space="preserve"> (</w:t>
      </w:r>
      <w:ins w:id="712" w:author="Mathieu Lucas" w:date="2024-05-06T16:59:00Z" w16du:dateUtc="2024-05-06T14:59:00Z">
        <w:r w:rsidR="00EA472E" w:rsidRPr="00F1014F">
          <w:rPr>
            <w:color w:val="auto"/>
          </w:rPr>
          <w:fldChar w:fldCharType="begin"/>
        </w:r>
        <w:r w:rsidR="00EA472E" w:rsidRPr="00F1014F">
          <w:rPr>
            <w:color w:val="auto"/>
          </w:rPr>
          <w:instrText xml:space="preserve"> REF _Ref165907113 \h </w:instrText>
        </w:r>
        <w:r w:rsidR="00EA472E" w:rsidRPr="00F1014F">
          <w:rPr>
            <w:color w:val="auto"/>
          </w:rPr>
        </w:r>
        <w:r w:rsidR="00EA472E" w:rsidRPr="00F1014F">
          <w:rPr>
            <w:color w:val="auto"/>
          </w:rPr>
          <w:instrText xml:space="preserve"> \* MERGEFORMAT </w:instrText>
        </w:r>
        <w:r w:rsidR="00EA472E" w:rsidRPr="00F1014F">
          <w:rPr>
            <w:color w:val="auto"/>
          </w:rPr>
          <w:fldChar w:fldCharType="separate"/>
        </w:r>
      </w:ins>
      <w:ins w:id="713" w:author="Mathieu Lucas" w:date="2024-05-06T17:08:00Z" w16du:dateUtc="2024-05-06T15:08:00Z">
        <w:r w:rsidR="007A5054" w:rsidRPr="007A5054">
          <w:rPr>
            <w:color w:val="auto"/>
            <w:rPrChange w:id="714" w:author="Mathieu Lucas" w:date="2024-05-06T17:08:00Z" w16du:dateUtc="2024-05-06T15:08:00Z">
              <w:rPr>
                <w:b/>
                <w:bCs/>
                <w:color w:val="auto"/>
              </w:rPr>
            </w:rPrChange>
          </w:rPr>
          <w:t xml:space="preserve">Table </w:t>
        </w:r>
        <w:r w:rsidR="007A5054" w:rsidRPr="007A5054">
          <w:rPr>
            <w:noProof/>
            <w:color w:val="auto"/>
            <w:rPrChange w:id="715" w:author="Mathieu Lucas" w:date="2024-05-06T17:08:00Z" w16du:dateUtc="2024-05-06T15:08:00Z">
              <w:rPr>
                <w:noProof/>
                <w:sz w:val="20"/>
                <w:szCs w:val="20"/>
              </w:rPr>
            </w:rPrChange>
          </w:rPr>
          <w:t>2</w:t>
        </w:r>
      </w:ins>
      <w:ins w:id="716" w:author="Mathieu Lucas" w:date="2024-05-06T16:59:00Z" w16du:dateUtc="2024-05-06T14:59:00Z">
        <w:r w:rsidR="00EA472E" w:rsidRPr="00F1014F">
          <w:rPr>
            <w:color w:val="auto"/>
          </w:rPr>
          <w:fldChar w:fldCharType="end"/>
        </w:r>
      </w:ins>
      <w:del w:id="717" w:author="Mathieu Lucas" w:date="2024-05-03T15:02:00Z" w16du:dateUtc="2024-05-03T13:02:00Z">
        <w:r w:rsidR="00156373" w:rsidRPr="00FC3C81" w:rsidDel="00E7594F">
          <w:fldChar w:fldCharType="begin"/>
        </w:r>
        <w:r w:rsidR="00156373" w:rsidRPr="00FC3C81" w:rsidDel="00E7594F">
          <w:delInstrText xml:space="preserve"> REF _Ref142554990 </w:delInstrText>
        </w:r>
        <w:r w:rsidR="00156373"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00156373" w:rsidRPr="00FC3C81" w:rsidDel="00E7594F">
          <w:fldChar w:fldCharType="end"/>
        </w:r>
      </w:del>
      <w:ins w:id="718" w:author="Mathieu Lucas" w:date="2024-05-03T15:02:00Z" w16du:dateUtc="2024-05-03T13:02:00Z">
        <w:r w:rsidR="00E7594F" w:rsidRPr="00FC3C81">
          <w:fldChar w:fldCharType="begin"/>
        </w:r>
        <w:r w:rsidR="00E7594F" w:rsidRPr="00FC3C81">
          <w:instrText xml:space="preserve"> REF _Ref142554990 </w:instrText>
        </w:r>
        <w:r w:rsidR="00E7594F" w:rsidRPr="00FC3C81">
          <w:fldChar w:fldCharType="end"/>
        </w:r>
      </w:ins>
      <w:r w:rsidR="00156373" w:rsidRPr="00FC3C81">
        <w:t>)</w:t>
      </w:r>
      <w:r w:rsidRPr="00FC3C81">
        <w:t>. In real-</w:t>
      </w:r>
      <w:del w:id="719" w:author="Mathieu Lucas" w:date="2024-05-06T16:59:00Z" w16du:dateUtc="2024-05-06T14:59:00Z">
        <w:r w:rsidRPr="00FC3C81" w:rsidDel="00EA472E">
          <w:delText xml:space="preserve">life </w:delText>
        </w:r>
      </w:del>
      <w:ins w:id="720" w:author="Mathieu Lucas" w:date="2024-05-06T16:59:00Z" w16du:dateUtc="2024-05-06T14:59:00Z">
        <w:r w:rsidR="00EA472E">
          <w:t>world</w:t>
        </w:r>
        <w:r w:rsidR="00EA472E" w:rsidRPr="00FC3C81">
          <w:t xml:space="preserve"> </w:t>
        </w:r>
      </w:ins>
      <w:r w:rsidRPr="00FC3C81">
        <w:t>case studies, specifying a more precise prior should limit this impact and should hence be considered as a priorit</w:t>
      </w:r>
      <w:r w:rsidR="00455CE2" w:rsidRPr="00FC3C81">
        <w:t>y objective for historical FFA.</w:t>
      </w:r>
    </w:p>
    <w:p w14:paraId="6D014498" w14:textId="53FBA918" w:rsidR="00EA7F68" w:rsidRPr="00FC3C81" w:rsidDel="00C10A16" w:rsidRDefault="00EA7F68">
      <w:pPr>
        <w:pStyle w:val="Style1"/>
        <w:rPr>
          <w:del w:id="721" w:author="Mathieu Lucas" w:date="2024-05-06T14:55:00Z" w16du:dateUtc="2024-05-06T12:55:00Z"/>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B1150E" w:rsidRPr="00FC3C81" w:rsidDel="00C10A16" w14:paraId="570CAB36" w14:textId="37F391A0" w:rsidTr="00B1150E">
        <w:trPr>
          <w:del w:id="722" w:author="Mathieu Lucas" w:date="2024-05-06T14:55:00Z"/>
        </w:trPr>
        <w:tc>
          <w:tcPr>
            <w:tcW w:w="9060" w:type="dxa"/>
            <w:gridSpan w:val="2"/>
          </w:tcPr>
          <w:p w14:paraId="70466139" w14:textId="7892EF4F" w:rsidR="00B1150E" w:rsidRPr="00FC3C81" w:rsidDel="00C10A16" w:rsidRDefault="00B1150E">
            <w:pPr>
              <w:pStyle w:val="Style1"/>
              <w:rPr>
                <w:del w:id="723" w:author="Mathieu Lucas" w:date="2024-05-06T14:55:00Z" w16du:dateUtc="2024-05-06T12:55:00Z"/>
                <w:bCs/>
                <w:i/>
              </w:rPr>
            </w:pPr>
            <w:bookmarkStart w:id="724" w:name="_Ref142560656"/>
            <w:del w:id="725" w:author="Mathieu Lucas" w:date="2024-05-06T14:54:00Z" w16du:dateUtc="2024-05-06T12:54:00Z">
              <w:r w:rsidRPr="00FC3C81" w:rsidDel="00C10A16">
                <w:rPr>
                  <w:noProof/>
                </w:rPr>
                <w:drawing>
                  <wp:inline distT="0" distB="0" distL="0" distR="0" wp14:anchorId="6351FB64" wp14:editId="0004F478">
                    <wp:extent cx="5758781" cy="2393556"/>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B.jpg"/>
                            <pic:cNvPicPr/>
                          </pic:nvPicPr>
                          <pic:blipFill rotWithShape="1">
                            <a:blip r:embed="rId14">
                              <a:extLst>
                                <a:ext uri="{28A0092B-C50C-407E-A947-70E740481C1C}">
                                  <a14:useLocalDpi xmlns:a14="http://schemas.microsoft.com/office/drawing/2010/main" val="0"/>
                                </a:ext>
                              </a:extLst>
                            </a:blip>
                            <a:srcRect l="8238" t="23812" r="8191" b="14414"/>
                            <a:stretch/>
                          </pic:blipFill>
                          <pic:spPr bwMode="auto">
                            <a:xfrm>
                              <a:off x="0" y="0"/>
                              <a:ext cx="5760000" cy="2394063"/>
                            </a:xfrm>
                            <a:prstGeom prst="rect">
                              <a:avLst/>
                            </a:prstGeom>
                            <a:ln>
                              <a:noFill/>
                            </a:ln>
                            <a:extLst>
                              <a:ext uri="{53640926-AAD7-44D8-BBD7-CCE9431645EC}">
                                <a14:shadowObscured xmlns:a14="http://schemas.microsoft.com/office/drawing/2010/main"/>
                              </a:ext>
                            </a:extLst>
                          </pic:spPr>
                        </pic:pic>
                      </a:graphicData>
                    </a:graphic>
                  </wp:inline>
                </w:drawing>
              </w:r>
            </w:del>
          </w:p>
        </w:tc>
      </w:tr>
      <w:tr w:rsidR="00B1150E" w:rsidRPr="00FC3C81" w:rsidDel="00C10A16" w14:paraId="477A2D7E" w14:textId="21EC0D8B" w:rsidTr="00B1150E">
        <w:trPr>
          <w:del w:id="726" w:author="Mathieu Lucas" w:date="2024-05-06T14:55:00Z"/>
        </w:trPr>
        <w:tc>
          <w:tcPr>
            <w:tcW w:w="4530" w:type="dxa"/>
          </w:tcPr>
          <w:p w14:paraId="1C1118DA" w14:textId="5DD2598A" w:rsidR="00B1150E" w:rsidRPr="00FC3C81" w:rsidDel="00C10A16" w:rsidRDefault="00B1150E" w:rsidP="00B1150E">
            <w:pPr>
              <w:pStyle w:val="Style1"/>
              <w:jc w:val="center"/>
              <w:rPr>
                <w:del w:id="727" w:author="Mathieu Lucas" w:date="2024-05-06T14:55:00Z" w16du:dateUtc="2024-05-06T12:55:00Z"/>
                <w:bCs/>
                <w:i/>
              </w:rPr>
            </w:pPr>
            <w:del w:id="728" w:author="Mathieu Lucas" w:date="2024-05-06T14:55:00Z" w16du:dateUtc="2024-05-06T12:55:00Z">
              <w:r w:rsidRPr="00FC3C81" w:rsidDel="00C10A16">
                <w:rPr>
                  <w:bCs/>
                  <w:i/>
                </w:rPr>
                <w:delText>(a)</w:delText>
              </w:r>
            </w:del>
          </w:p>
        </w:tc>
        <w:tc>
          <w:tcPr>
            <w:tcW w:w="4530" w:type="dxa"/>
          </w:tcPr>
          <w:p w14:paraId="56F31BB1" w14:textId="4FB9B1EF" w:rsidR="00B1150E" w:rsidRPr="00FC3C81" w:rsidDel="00C10A16" w:rsidRDefault="00B1150E" w:rsidP="00B1150E">
            <w:pPr>
              <w:pStyle w:val="Style1"/>
              <w:jc w:val="center"/>
              <w:rPr>
                <w:del w:id="729" w:author="Mathieu Lucas" w:date="2024-05-06T14:55:00Z" w16du:dateUtc="2024-05-06T12:55:00Z"/>
                <w:bCs/>
                <w:i/>
              </w:rPr>
            </w:pPr>
            <w:del w:id="730" w:author="Mathieu Lucas" w:date="2024-05-06T14:55:00Z" w16du:dateUtc="2024-05-06T12:55:00Z">
              <w:r w:rsidRPr="00FC3C81" w:rsidDel="00C10A16">
                <w:rPr>
                  <w:bCs/>
                  <w:i/>
                </w:rPr>
                <w:delText>(b)</w:delText>
              </w:r>
            </w:del>
          </w:p>
        </w:tc>
      </w:tr>
    </w:tbl>
    <w:p w14:paraId="64B1680D" w14:textId="4B839416" w:rsidR="00EA7F68" w:rsidRPr="00FC3C81" w:rsidDel="00C10A16" w:rsidRDefault="00BE455D">
      <w:pPr>
        <w:pStyle w:val="Style1"/>
        <w:rPr>
          <w:del w:id="731" w:author="Mathieu Lucas" w:date="2024-05-06T14:55:00Z" w16du:dateUtc="2024-05-06T12:55:00Z"/>
          <w:bCs/>
          <w:i/>
        </w:rPr>
      </w:pPr>
      <w:del w:id="732" w:author="Mathieu Lucas" w:date="2024-05-06T14:55:00Z" w16du:dateUtc="2024-05-06T12:55:00Z">
        <w:r w:rsidRPr="00FC3C81" w:rsidDel="00C10A16">
          <w:rPr>
            <w:bCs/>
            <w:i/>
          </w:rPr>
          <w:delText xml:space="preserve">Figure </w:delText>
        </w:r>
        <w:r w:rsidRPr="00FC3C81" w:rsidDel="00C10A16">
          <w:rPr>
            <w:bCs/>
            <w:i/>
          </w:rPr>
          <w:fldChar w:fldCharType="begin"/>
        </w:r>
        <w:r w:rsidRPr="00FC3C81" w:rsidDel="00C10A16">
          <w:rPr>
            <w:bCs/>
            <w:i/>
          </w:rPr>
          <w:delInstrText>SEQ Figure \* ARABIC</w:delInstrText>
        </w:r>
        <w:r w:rsidRPr="00FC3C81" w:rsidDel="00C10A16">
          <w:rPr>
            <w:bCs/>
            <w:i/>
          </w:rPr>
          <w:fldChar w:fldCharType="separate"/>
        </w:r>
        <w:r w:rsidR="00EC3AA6" w:rsidRPr="00FC3C81" w:rsidDel="00C10A16">
          <w:rPr>
            <w:bCs/>
            <w:i/>
            <w:noProof/>
          </w:rPr>
          <w:delText>5</w:delText>
        </w:r>
        <w:r w:rsidRPr="00FC3C81" w:rsidDel="00C10A16">
          <w:rPr>
            <w:bCs/>
            <w:i/>
          </w:rPr>
          <w:fldChar w:fldCharType="end"/>
        </w:r>
        <w:bookmarkEnd w:id="724"/>
        <w:r w:rsidRPr="00FC3C81" w:rsidDel="00C10A16">
          <w:rPr>
            <w:bCs/>
            <w:i/>
          </w:rPr>
          <w:delText> : Prior</w:delText>
        </w:r>
        <w:r w:rsidR="004B3158" w:rsidRPr="00FC3C81" w:rsidDel="00C10A16">
          <w:rPr>
            <w:bCs/>
            <w:i/>
          </w:rPr>
          <w:delText xml:space="preserve"> and posterior distributions of: </w:delText>
        </w:r>
      </w:del>
      <w:del w:id="733" w:author="Mathieu Lucas" w:date="2024-04-29T16:56:00Z" w16du:dateUtc="2024-04-29T14:56:00Z">
        <w:r w:rsidR="004B3158" w:rsidRPr="00FC3C81" w:rsidDel="00C150CB">
          <w:rPr>
            <w:bCs/>
            <w:i/>
          </w:rPr>
          <w:delText>a/</w:delText>
        </w:r>
      </w:del>
      <w:del w:id="734" w:author="Mathieu Lucas" w:date="2024-05-06T14:55:00Z" w16du:dateUtc="2024-05-06T12:55:00Z">
        <w:r w:rsidR="004B3158" w:rsidRPr="00FC3C81" w:rsidDel="00C10A16">
          <w:rPr>
            <w:bCs/>
            <w:i/>
          </w:rPr>
          <w:delText xml:space="preserve"> </w:delText>
        </w:r>
        <w:r w:rsidRPr="00FC3C81" w:rsidDel="00C10A16">
          <w:rPr>
            <w:bCs/>
            <w:i/>
          </w:rPr>
          <w:delText>the perception threshold S</w:delText>
        </w:r>
      </w:del>
      <w:del w:id="735" w:author="Mathieu Lucas" w:date="2024-04-29T16:56:00Z" w16du:dateUtc="2024-04-29T14:56:00Z">
        <w:r w:rsidRPr="00FC3C81" w:rsidDel="00C150CB">
          <w:rPr>
            <w:bCs/>
            <w:i/>
          </w:rPr>
          <w:delText xml:space="preserve"> </w:delText>
        </w:r>
      </w:del>
      <w:del w:id="736" w:author="Mathieu Lucas" w:date="2024-05-06T14:55:00Z" w16du:dateUtc="2024-05-06T12:55:00Z">
        <w:r w:rsidR="004B3158" w:rsidRPr="00FC3C81" w:rsidDel="00C10A16">
          <w:rPr>
            <w:bCs/>
            <w:i/>
          </w:rPr>
          <w:delText xml:space="preserve">; </w:delText>
        </w:r>
      </w:del>
      <w:del w:id="737" w:author="Mathieu Lucas" w:date="2024-04-29T16:56:00Z" w16du:dateUtc="2024-04-29T14:56:00Z">
        <w:r w:rsidR="004B3158" w:rsidRPr="00FC3C81" w:rsidDel="00C150CB">
          <w:rPr>
            <w:bCs/>
            <w:i/>
          </w:rPr>
          <w:delText>b/</w:delText>
        </w:r>
      </w:del>
      <w:del w:id="738" w:author="Mathieu Lucas" w:date="2024-05-06T14:55:00Z" w16du:dateUtc="2024-05-06T12:55:00Z">
        <w:r w:rsidR="004B3158" w:rsidRPr="00FC3C81" w:rsidDel="00C10A16">
          <w:rPr>
            <w:bCs/>
            <w:i/>
          </w:rPr>
          <w:delText xml:space="preserve"> </w:delText>
        </w:r>
        <w:r w:rsidRPr="00FC3C81" w:rsidDel="00C10A16">
          <w:rPr>
            <w:bCs/>
            <w:i/>
          </w:rPr>
          <w:delText>the starting date t</w:delText>
        </w:r>
        <w:r w:rsidRPr="00FC3C81" w:rsidDel="00C10A16">
          <w:rPr>
            <w:rFonts w:ascii="Cambria Math" w:hAnsi="Cambria Math" w:cs="Cambria Math"/>
            <w:bCs/>
            <w:i/>
            <w:vertAlign w:val="superscript"/>
          </w:rPr>
          <w:delText>∗</w:delText>
        </w:r>
        <w:r w:rsidRPr="00FC3C81" w:rsidDel="00C10A16">
          <w:rPr>
            <w:bCs/>
            <w:i/>
          </w:rPr>
          <w:delText xml:space="preserve"> (right) of the historical period (1816-2020 period). The solid vertical lines represent the maxpost estimate of the parameter for each of the models </w:delText>
        </w:r>
        <w:r w:rsidR="004B1C54" w:rsidRPr="00FC3C81" w:rsidDel="00C10A16">
          <w:rPr>
            <w:bCs/>
            <w:i/>
          </w:rPr>
          <w:delText xml:space="preserve">that estimate it, </w:delText>
        </w:r>
        <w:r w:rsidRPr="00FC3C81" w:rsidDel="00C10A16">
          <w:rPr>
            <w:bCs/>
            <w:i/>
          </w:rPr>
          <w:delText>and the black dashed lines represent the reference values</w:delText>
        </w:r>
        <w:r w:rsidR="004B3158" w:rsidRPr="00FC3C81" w:rsidDel="00C10A16">
          <w:rPr>
            <w:bCs/>
            <w:i/>
          </w:rPr>
          <w:delText xml:space="preserve"> (S = </w:delText>
        </w:r>
        <w:r w:rsidR="004B3158" w:rsidRPr="00FC3C81" w:rsidDel="00C10A16">
          <w:rPr>
            <w:i/>
          </w:rPr>
          <w:delText>9000 m</w:delText>
        </w:r>
        <w:r w:rsidR="004B3158" w:rsidRPr="00FC3C81" w:rsidDel="00C10A16">
          <w:rPr>
            <w:i/>
            <w:vertAlign w:val="superscript"/>
          </w:rPr>
          <w:delText>3</w:delText>
        </w:r>
        <w:r w:rsidR="004B3158" w:rsidRPr="00FC3C81" w:rsidDel="00C10A16">
          <w:rPr>
            <w:i/>
          </w:rPr>
          <w:delText>/s</w:delText>
        </w:r>
        <w:r w:rsidR="004B3158" w:rsidRPr="00FC3C81" w:rsidDel="00C10A16">
          <w:rPr>
            <w:bCs/>
            <w:i/>
          </w:rPr>
          <w:delText xml:space="preserve"> and t* = 1816)</w:delText>
        </w:r>
        <w:r w:rsidRPr="00FC3C81" w:rsidDel="00C10A16">
          <w:rPr>
            <w:bCs/>
            <w:i/>
          </w:rPr>
          <w:delText>. The green and pink dashed vertical lines (right) represent the estimates of t</w:delText>
        </w:r>
        <w:r w:rsidRPr="00FC3C81" w:rsidDel="00C10A16">
          <w:rPr>
            <w:rFonts w:ascii="Cambria Math" w:hAnsi="Cambria Math" w:cs="Cambria Math"/>
            <w:bCs/>
            <w:i/>
            <w:vertAlign w:val="superscript"/>
          </w:rPr>
          <w:delText>∗</w:delText>
        </w:r>
        <w:r w:rsidRPr="00FC3C81" w:rsidDel="00C10A16">
          <w:rPr>
            <w:bCs/>
            <w:i/>
          </w:rPr>
          <w:delText xml:space="preserve"> by </w:delText>
        </w:r>
        <w:r w:rsidR="004B3158" w:rsidRPr="00FC3C81" w:rsidDel="00C10A16">
          <w:rPr>
            <w:bCs/>
            <w:i/>
          </w:rPr>
          <w:delText>equations (5) and (</w:delText>
        </w:r>
        <w:r w:rsidR="008718E3" w:rsidRPr="00FC3C81" w:rsidDel="00C10A16">
          <w:rPr>
            <w:bCs/>
            <w:i/>
          </w:rPr>
          <w:delText>6</w:delText>
        </w:r>
        <w:r w:rsidR="004B3158" w:rsidRPr="00FC3C81" w:rsidDel="00C10A16">
          <w:rPr>
            <w:bCs/>
            <w:i/>
          </w:rPr>
          <w:delText>)</w:delText>
        </w:r>
        <w:r w:rsidRPr="00FC3C81" w:rsidDel="00C10A16">
          <w:rPr>
            <w:bCs/>
            <w:i/>
          </w:rPr>
          <w:delText>.</w:delText>
        </w:r>
      </w:del>
    </w:p>
    <w:p w14:paraId="1F93DA1A" w14:textId="5C42D3DB" w:rsidR="00E74111" w:rsidRPr="00FC3C81" w:rsidRDefault="00BE455D" w:rsidP="00E74111">
      <w:pPr>
        <w:pStyle w:val="Titre1"/>
        <w:numPr>
          <w:ilvl w:val="1"/>
          <w:numId w:val="2"/>
        </w:numPr>
        <w:jc w:val="both"/>
      </w:pPr>
      <w:r w:rsidRPr="00FC3C81">
        <w:t xml:space="preserve">Impact of considering the historical period </w:t>
      </w:r>
      <w:r w:rsidR="000772EB" w:rsidRPr="00FC3C81">
        <w:t>length</w:t>
      </w:r>
      <w:r w:rsidRPr="00FC3C81">
        <w:t xml:space="preserve"> uncertain</w:t>
      </w:r>
    </w:p>
    <w:p w14:paraId="1C5DBC01" w14:textId="54CD64C2" w:rsidR="00C10A16" w:rsidRDefault="00BE455D">
      <w:pPr>
        <w:pStyle w:val="Style1"/>
        <w:rPr>
          <w:ins w:id="739" w:author="Mathieu Lucas" w:date="2024-05-06T14:55:00Z" w16du:dateUtc="2024-05-06T12:55:00Z"/>
        </w:rPr>
      </w:pPr>
      <w:r w:rsidRPr="00FC3C81">
        <w:rPr>
          <w:i/>
        </w:rPr>
        <w:t>Model C</w:t>
      </w:r>
      <w:r w:rsidRPr="00FC3C81">
        <w:t xml:space="preserve"> is used to represent the lack of knowledge on the </w:t>
      </w:r>
      <w:r w:rsidR="000772EB" w:rsidRPr="00FC3C81">
        <w:t>length</w:t>
      </w:r>
      <w:r w:rsidRPr="00FC3C81">
        <w:t xml:space="preserve"> of the historical period. In </w:t>
      </w:r>
      <w:ins w:id="740" w:author="Mathieu Lucas" w:date="2024-05-06T16:25:00Z" w16du:dateUtc="2024-05-06T14:25:00Z">
        <w:r w:rsidR="000F78D6" w:rsidRPr="000F78D6">
          <w:fldChar w:fldCharType="begin"/>
        </w:r>
        <w:r w:rsidR="000F78D6" w:rsidRPr="000F78D6">
          <w:instrText xml:space="preserve"> REF _Ref165904710 \h </w:instrText>
        </w:r>
        <w:r w:rsidR="000F78D6">
          <w:instrText xml:space="preserve"> \* MERGEFORMAT </w:instrText>
        </w:r>
      </w:ins>
      <w:ins w:id="741" w:author="Mathieu Lucas" w:date="2024-05-06T16:25:00Z" w16du:dateUtc="2024-05-06T14:25:00Z">
        <w:r w:rsidR="000F78D6" w:rsidRPr="000F78D6">
          <w:fldChar w:fldCharType="separate"/>
        </w:r>
      </w:ins>
      <w:ins w:id="742" w:author="Mathieu Lucas" w:date="2024-05-06T17:08:00Z" w16du:dateUtc="2024-05-06T15:08:00Z">
        <w:r w:rsidR="007A5054" w:rsidRPr="007A5054">
          <w:rPr>
            <w:rPrChange w:id="743" w:author="Mathieu Lucas" w:date="2024-05-06T17:08:00Z" w16du:dateUtc="2024-05-06T15:08:00Z">
              <w:rPr>
                <w:b/>
                <w:bCs/>
              </w:rPr>
            </w:rPrChange>
          </w:rPr>
          <w:t xml:space="preserve">Figure </w:t>
        </w:r>
        <w:r w:rsidR="007A5054" w:rsidRPr="007A5054">
          <w:rPr>
            <w:noProof/>
            <w:rPrChange w:id="744" w:author="Mathieu Lucas" w:date="2024-05-06T17:08:00Z" w16du:dateUtc="2024-05-06T15:08:00Z">
              <w:rPr>
                <w:noProof/>
                <w:sz w:val="20"/>
                <w:szCs w:val="20"/>
              </w:rPr>
            </w:rPrChange>
          </w:rPr>
          <w:t>2</w:t>
        </w:r>
      </w:ins>
      <w:ins w:id="745" w:author="Mathieu Lucas" w:date="2024-05-06T16:25:00Z" w16du:dateUtc="2024-05-06T14:25:00Z">
        <w:r w:rsidR="000F78D6" w:rsidRPr="000F78D6">
          <w:fldChar w:fldCharType="end"/>
        </w:r>
      </w:ins>
      <w:ins w:id="746" w:author="Mathieu Lucas" w:date="2024-05-06T16:26:00Z" w16du:dateUtc="2024-05-06T14:26:00Z">
        <w:r w:rsidR="000F78D6">
          <w:t>b</w:t>
        </w:r>
      </w:ins>
      <w:del w:id="747" w:author="Mathieu Lucas" w:date="2024-05-06T16:25:00Z" w16du:dateUtc="2024-05-06T14:25:00Z">
        <w:r w:rsidRPr="00FC3C81" w:rsidDel="000F78D6">
          <w:fldChar w:fldCharType="begin"/>
        </w:r>
        <w:r w:rsidRPr="00FC3C81" w:rsidDel="000F78D6">
          <w:delInstrText>REF _Ref142554944 \h</w:delInstrText>
        </w:r>
        <w:r w:rsidRPr="00FC3C81" w:rsidDel="000F78D6">
          <w:fldChar w:fldCharType="separate"/>
        </w:r>
        <w:r w:rsidR="00EC3AA6" w:rsidRPr="00FC3C81" w:rsidDel="000F78D6">
          <w:rPr>
            <w:bCs/>
            <w:i/>
          </w:rPr>
          <w:delText xml:space="preserve">Figure </w:delText>
        </w:r>
        <w:r w:rsidR="00EC3AA6" w:rsidRPr="00FC3C81" w:rsidDel="000F78D6">
          <w:rPr>
            <w:bCs/>
            <w:i/>
            <w:noProof/>
          </w:rPr>
          <w:delText>3</w:delText>
        </w:r>
        <w:r w:rsidRPr="00FC3C81" w:rsidDel="000F78D6">
          <w:fldChar w:fldCharType="end"/>
        </w:r>
      </w:del>
      <w:r w:rsidRPr="00FC3C81">
        <w:t xml:space="preserve">, the </w:t>
      </w:r>
      <w:r w:rsidRPr="00FC3C81">
        <w:rPr>
          <w:i/>
        </w:rPr>
        <w:t>maxpost</w:t>
      </w:r>
      <w:r w:rsidRPr="00FC3C81">
        <w:t xml:space="preserve"> quantile estimates for </w:t>
      </w:r>
      <w:r w:rsidRPr="00FC3C81">
        <w:rPr>
          <w:i/>
        </w:rPr>
        <w:t>model C</w:t>
      </w:r>
      <w:r w:rsidRPr="00FC3C81">
        <w:t xml:space="preserve"> have slightly higher values than the estimates for </w:t>
      </w:r>
      <w:r w:rsidRPr="00FC3C81">
        <w:rPr>
          <w:i/>
        </w:rPr>
        <w:t>model A</w:t>
      </w:r>
      <w:r w:rsidRPr="00FC3C81">
        <w:t xml:space="preserve">. This may be due to the underestimation of the </w:t>
      </w:r>
      <w:r w:rsidR="000772EB" w:rsidRPr="00FC3C81">
        <w:t>length</w:t>
      </w:r>
      <w:r w:rsidRPr="00FC3C81">
        <w:t xml:space="preserve"> of the historical period, as can be seen in</w:t>
      </w:r>
      <w:del w:id="748" w:author="Mathieu Lucas" w:date="2024-05-06T16:27:00Z" w16du:dateUtc="2024-05-06T14:27:00Z">
        <w:r w:rsidRPr="00FC3C81" w:rsidDel="000F78D6">
          <w:delText xml:space="preserve"> </w:delText>
        </w:r>
      </w:del>
      <w:ins w:id="749" w:author="Mathieu Lucas" w:date="2024-05-06T16:27:00Z" w16du:dateUtc="2024-05-06T14:27:00Z">
        <w:r w:rsidR="000F78D6">
          <w:t xml:space="preserve"> </w:t>
        </w:r>
        <w:r w:rsidR="000F78D6" w:rsidRPr="000F78D6">
          <w:fldChar w:fldCharType="begin"/>
        </w:r>
        <w:r w:rsidR="000F78D6" w:rsidRPr="000F78D6">
          <w:instrText xml:space="preserve"> REF _Ref165904694 \h </w:instrText>
        </w:r>
      </w:ins>
      <w:r w:rsidR="000F78D6">
        <w:instrText xml:space="preserve"> \* MERGEFORMAT </w:instrText>
      </w:r>
      <w:r w:rsidR="000F78D6" w:rsidRPr="000F78D6">
        <w:fldChar w:fldCharType="separate"/>
      </w:r>
      <w:ins w:id="750" w:author="Mathieu Lucas" w:date="2024-05-06T17:08:00Z" w16du:dateUtc="2024-05-06T15:08:00Z">
        <w:r w:rsidR="007A5054" w:rsidRPr="007A5054">
          <w:rPr>
            <w:rPrChange w:id="751" w:author="Mathieu Lucas" w:date="2024-05-06T17:08:00Z" w16du:dateUtc="2024-05-06T15:08:00Z">
              <w:rPr>
                <w:b/>
                <w:bCs/>
              </w:rPr>
            </w:rPrChange>
          </w:rPr>
          <w:t xml:space="preserve">Figure </w:t>
        </w:r>
        <w:r w:rsidR="007A5054" w:rsidRPr="007A5054">
          <w:rPr>
            <w:noProof/>
            <w:rPrChange w:id="752" w:author="Mathieu Lucas" w:date="2024-05-06T17:08:00Z" w16du:dateUtc="2024-05-06T15:08:00Z">
              <w:rPr>
                <w:noProof/>
                <w:sz w:val="20"/>
                <w:szCs w:val="20"/>
              </w:rPr>
            </w:rPrChange>
          </w:rPr>
          <w:t>3</w:t>
        </w:r>
      </w:ins>
      <w:ins w:id="753" w:author="Mathieu Lucas" w:date="2024-05-06T16:27:00Z" w16du:dateUtc="2024-05-06T14:27:00Z">
        <w:r w:rsidR="000F78D6" w:rsidRPr="000F78D6">
          <w:fldChar w:fldCharType="end"/>
        </w:r>
        <w:r w:rsidR="000F78D6" w:rsidRPr="000F78D6">
          <w:t>b</w:t>
        </w:r>
      </w:ins>
      <w:del w:id="754" w:author="Mathieu Lucas" w:date="2024-05-06T16:27:00Z" w16du:dateUtc="2024-05-06T14:27:00Z">
        <w:r w:rsidRPr="000F78D6" w:rsidDel="000F78D6">
          <w:fldChar w:fldCharType="begin"/>
        </w:r>
        <w:r w:rsidRPr="000F78D6" w:rsidDel="000F78D6">
          <w:delInstrText>REF _Ref142560656 \h</w:delInstrText>
        </w:r>
      </w:del>
      <w:r w:rsidR="000F78D6">
        <w:instrText xml:space="preserve"> \* MERGEFORMAT </w:instrText>
      </w:r>
      <w:del w:id="755" w:author="Mathieu Lucas" w:date="2024-05-06T16:27:00Z" w16du:dateUtc="2024-05-06T14:27:00Z">
        <w:r w:rsidRPr="000F78D6" w:rsidDel="000F78D6">
          <w:fldChar w:fldCharType="separate"/>
        </w:r>
        <w:r w:rsidR="00EC3AA6" w:rsidRPr="000F78D6" w:rsidDel="000F78D6">
          <w:rPr>
            <w:bCs/>
            <w:i/>
          </w:rPr>
          <w:delText xml:space="preserve">Figure </w:delText>
        </w:r>
        <w:r w:rsidR="00EC3AA6" w:rsidRPr="000F78D6" w:rsidDel="000F78D6">
          <w:rPr>
            <w:bCs/>
            <w:i/>
            <w:noProof/>
          </w:rPr>
          <w:delText>5</w:delText>
        </w:r>
        <w:r w:rsidRPr="000F78D6" w:rsidDel="000F78D6">
          <w:fldChar w:fldCharType="end"/>
        </w:r>
        <w:r w:rsidR="007F2A24" w:rsidRPr="000F78D6" w:rsidDel="000F78D6">
          <w:delText>b</w:delText>
        </w:r>
      </w:del>
      <w:r w:rsidRPr="000F78D6">
        <w:t>.</w:t>
      </w:r>
      <w:r w:rsidRPr="00FC3C81">
        <w:t xml:space="preserve"> The </w:t>
      </w:r>
      <w:r w:rsidRPr="00FC3C81">
        <w:rPr>
          <w:i/>
        </w:rPr>
        <w:t>maxpost</w:t>
      </w:r>
      <w:r w:rsidRPr="00FC3C81">
        <w:t xml:space="preserve"> date is 1833, whereas the series actually begins in 1816. This underestimation </w:t>
      </w:r>
      <w:r w:rsidR="00A2459F" w:rsidRPr="00FC3C81">
        <w:t>by</w:t>
      </w:r>
      <w:r w:rsidRPr="00FC3C81">
        <w:t xml:space="preserve"> 1</w:t>
      </w:r>
      <w:r w:rsidR="00641971" w:rsidRPr="00FC3C81">
        <w:t>7</w:t>
      </w:r>
      <w:r w:rsidRPr="00FC3C81">
        <w:t xml:space="preserve"> years can be explained by a greater frequency of floods above the threshold </w:t>
      </w:r>
      <w:r w:rsidRPr="00FC3C81">
        <w:rPr>
          <w:i/>
        </w:rPr>
        <w:t>S</w:t>
      </w:r>
      <w:r w:rsidRPr="00FC3C81">
        <w:t xml:space="preserve"> during the systematic period (4 floo</w:t>
      </w:r>
      <w:r w:rsidR="00641971" w:rsidRPr="00FC3C81">
        <w:t xml:space="preserve">ds during </w:t>
      </w:r>
      <w:r w:rsidRPr="00FC3C81">
        <w:t>50 years</w:t>
      </w:r>
      <w:r w:rsidR="00641971" w:rsidRPr="00FC3C81">
        <w:t xml:space="preserve">, i.e </w:t>
      </w:r>
      <w:r w:rsidR="00A34572" w:rsidRPr="00FC3C81">
        <w:t>one</w:t>
      </w:r>
      <w:r w:rsidR="00641971" w:rsidRPr="00FC3C81">
        <w:t xml:space="preserve"> exceedance every 12.5 years</w:t>
      </w:r>
      <w:r w:rsidRPr="00FC3C81">
        <w:t xml:space="preserve">) than during the historical period </w:t>
      </w:r>
      <w:r w:rsidR="00641971" w:rsidRPr="00FC3C81">
        <w:t xml:space="preserve">(10 floods during 153 years, i.e </w:t>
      </w:r>
      <w:r w:rsidR="00A34572" w:rsidRPr="00FC3C81">
        <w:t>one</w:t>
      </w:r>
      <w:r w:rsidR="00641971" w:rsidRPr="00FC3C81">
        <w:t xml:space="preserve"> </w:t>
      </w:r>
      <w:r w:rsidR="00641971" w:rsidRPr="00FC3C81">
        <w:lastRenderedPageBreak/>
        <w:t>exceedance every 15 years)</w:t>
      </w:r>
      <w:r w:rsidRPr="00FC3C81">
        <w:t xml:space="preserve">. This imbalance is probably </w:t>
      </w:r>
      <w:del w:id="756" w:author="Mathieu Lucas" w:date="2024-04-29T16:57:00Z" w16du:dateUtc="2024-04-29T14:57:00Z">
        <w:r w:rsidRPr="00FC3C81" w:rsidDel="00C150CB">
          <w:delText xml:space="preserve">simply </w:delText>
        </w:r>
      </w:del>
      <w:r w:rsidRPr="00FC3C81">
        <w:t xml:space="preserve">due to sampling variability as no break or trend was detected by the stationarity tests in section 3.2. </w:t>
      </w:r>
      <w:r w:rsidR="00641971" w:rsidRPr="00FC3C81">
        <w:t>T</w:t>
      </w:r>
      <w:r w:rsidRPr="00FC3C81">
        <w:t>he posterior distribution of the starting date</w:t>
      </w:r>
      <w:ins w:id="757" w:author="Mathieu Lucas" w:date="2024-05-06T16:28:00Z" w16du:dateUtc="2024-05-06T14:28:00Z">
        <w:r w:rsidR="000F78D6">
          <w:t xml:space="preserve"> </w:t>
        </w:r>
        <w:r w:rsidR="000F78D6" w:rsidRPr="000F78D6">
          <w:rPr>
            <w:i/>
            <w:iCs/>
            <w:rPrChange w:id="758" w:author="Mathieu Lucas" w:date="2024-05-06T16:28:00Z" w16du:dateUtc="2024-05-06T14:28:00Z">
              <w:rPr/>
            </w:rPrChange>
          </w:rPr>
          <w:t>t*</w:t>
        </w:r>
      </w:ins>
      <w:r w:rsidRPr="00FC3C81">
        <w:t xml:space="preserve"> for </w:t>
      </w:r>
      <w:r w:rsidRPr="00FC3C81">
        <w:rPr>
          <w:i/>
        </w:rPr>
        <w:t>model C</w:t>
      </w:r>
      <w:r w:rsidRPr="00FC3C81">
        <w:t xml:space="preserve"> </w:t>
      </w:r>
      <w:r w:rsidRPr="000F78D6">
        <w:t>(</w:t>
      </w:r>
      <w:ins w:id="759" w:author="Mathieu Lucas" w:date="2024-05-06T16:28:00Z" w16du:dateUtc="2024-05-06T14:28:00Z">
        <w:r w:rsidR="000F78D6" w:rsidRPr="000F78D6">
          <w:fldChar w:fldCharType="begin"/>
        </w:r>
        <w:r w:rsidR="000F78D6" w:rsidRPr="000F78D6">
          <w:instrText xml:space="preserve"> REF _Ref165904694 \h </w:instrText>
        </w:r>
      </w:ins>
      <w:r w:rsidR="000F78D6">
        <w:instrText xml:space="preserve"> \* MERGEFORMAT </w:instrText>
      </w:r>
      <w:r w:rsidR="000F78D6" w:rsidRPr="000F78D6">
        <w:fldChar w:fldCharType="separate"/>
      </w:r>
      <w:ins w:id="760" w:author="Mathieu Lucas" w:date="2024-05-06T17:08:00Z" w16du:dateUtc="2024-05-06T15:08:00Z">
        <w:r w:rsidR="007A5054" w:rsidRPr="007A5054">
          <w:rPr>
            <w:rPrChange w:id="761" w:author="Mathieu Lucas" w:date="2024-05-06T17:08:00Z" w16du:dateUtc="2024-05-06T15:08:00Z">
              <w:rPr>
                <w:b/>
                <w:bCs/>
              </w:rPr>
            </w:rPrChange>
          </w:rPr>
          <w:t xml:space="preserve">Figure </w:t>
        </w:r>
        <w:r w:rsidR="007A5054" w:rsidRPr="007A5054">
          <w:rPr>
            <w:noProof/>
            <w:rPrChange w:id="762" w:author="Mathieu Lucas" w:date="2024-05-06T17:08:00Z" w16du:dateUtc="2024-05-06T15:08:00Z">
              <w:rPr>
                <w:noProof/>
                <w:sz w:val="20"/>
                <w:szCs w:val="20"/>
              </w:rPr>
            </w:rPrChange>
          </w:rPr>
          <w:t>3</w:t>
        </w:r>
      </w:ins>
      <w:ins w:id="763" w:author="Mathieu Lucas" w:date="2024-05-06T16:28:00Z" w16du:dateUtc="2024-05-06T14:28:00Z">
        <w:r w:rsidR="000F78D6" w:rsidRPr="000F78D6">
          <w:fldChar w:fldCharType="end"/>
        </w:r>
        <w:r w:rsidR="000F78D6" w:rsidRPr="000F78D6">
          <w:t>b</w:t>
        </w:r>
      </w:ins>
      <w:del w:id="764" w:author="Mathieu Lucas" w:date="2024-05-06T16:27:00Z" w16du:dateUtc="2024-05-06T14:27:00Z">
        <w:r w:rsidRPr="000F78D6" w:rsidDel="000F78D6">
          <w:fldChar w:fldCharType="begin"/>
        </w:r>
        <w:r w:rsidRPr="000F78D6" w:rsidDel="000F78D6">
          <w:delInstrText>REF _Ref142560656 \h</w:delInstrText>
        </w:r>
      </w:del>
      <w:r w:rsidR="000F78D6">
        <w:instrText xml:space="preserve"> \* MERGEFORMAT </w:instrText>
      </w:r>
      <w:del w:id="765" w:author="Mathieu Lucas" w:date="2024-05-06T16:27:00Z" w16du:dateUtc="2024-05-06T14:27:00Z">
        <w:r w:rsidRPr="000F78D6" w:rsidDel="000F78D6">
          <w:fldChar w:fldCharType="separate"/>
        </w:r>
        <w:r w:rsidR="00EC3AA6" w:rsidRPr="000F78D6" w:rsidDel="000F78D6">
          <w:rPr>
            <w:bCs/>
            <w:i/>
          </w:rPr>
          <w:delText xml:space="preserve">Figure </w:delText>
        </w:r>
        <w:r w:rsidR="00EC3AA6" w:rsidRPr="000F78D6" w:rsidDel="000F78D6">
          <w:rPr>
            <w:bCs/>
            <w:i/>
            <w:noProof/>
          </w:rPr>
          <w:delText>5</w:delText>
        </w:r>
        <w:r w:rsidRPr="000F78D6" w:rsidDel="000F78D6">
          <w:fldChar w:fldCharType="end"/>
        </w:r>
        <w:r w:rsidR="00641971" w:rsidRPr="000F78D6" w:rsidDel="000F78D6">
          <w:delText>c</w:delText>
        </w:r>
      </w:del>
      <w:r w:rsidRPr="000F78D6">
        <w:t>)</w:t>
      </w:r>
      <w:r w:rsidRPr="00FC3C81">
        <w:t xml:space="preserve"> is much more precise than the </w:t>
      </w:r>
      <w:r w:rsidR="00E41C0E" w:rsidRPr="00FC3C81">
        <w:t xml:space="preserve">prior </w:t>
      </w:r>
      <w:r w:rsidRPr="00FC3C81">
        <w:t xml:space="preserve">distribution, and is strongly asymmetric. The uncertainty around the quantiles estimated by </w:t>
      </w:r>
      <w:r w:rsidRPr="00FC3C81">
        <w:rPr>
          <w:i/>
        </w:rPr>
        <w:t>model C</w:t>
      </w:r>
      <w:r w:rsidRPr="00FC3C81">
        <w:t xml:space="preserve"> is very similar to that estimated by </w:t>
      </w:r>
      <w:r w:rsidRPr="00FC3C81">
        <w:rPr>
          <w:i/>
        </w:rPr>
        <w:t>model A</w:t>
      </w:r>
      <w:r w:rsidRPr="00FC3C81">
        <w:t xml:space="preserve"> (</w:t>
      </w:r>
      <w:ins w:id="766" w:author="Mathieu Lucas" w:date="2024-05-06T16:28:00Z" w16du:dateUtc="2024-05-06T14:28:00Z">
        <w:r w:rsidR="000F78D6" w:rsidRPr="000F78D6">
          <w:fldChar w:fldCharType="begin"/>
        </w:r>
        <w:r w:rsidR="000F78D6" w:rsidRPr="000F78D6">
          <w:instrText xml:space="preserve"> REF _Ref165904710 \h </w:instrText>
        </w:r>
        <w:r w:rsidR="000F78D6">
          <w:instrText xml:space="preserve"> \* MERGEFORMAT </w:instrText>
        </w:r>
      </w:ins>
      <w:ins w:id="767" w:author="Mathieu Lucas" w:date="2024-05-06T16:28:00Z" w16du:dateUtc="2024-05-06T14:28:00Z">
        <w:r w:rsidR="000F78D6" w:rsidRPr="000F78D6">
          <w:fldChar w:fldCharType="separate"/>
        </w:r>
      </w:ins>
      <w:ins w:id="768" w:author="Mathieu Lucas" w:date="2024-05-06T17:08:00Z" w16du:dateUtc="2024-05-06T15:08:00Z">
        <w:r w:rsidR="007A5054" w:rsidRPr="007A5054">
          <w:rPr>
            <w:rPrChange w:id="769" w:author="Mathieu Lucas" w:date="2024-05-06T17:08:00Z" w16du:dateUtc="2024-05-06T15:08:00Z">
              <w:rPr>
                <w:b/>
                <w:bCs/>
              </w:rPr>
            </w:rPrChange>
          </w:rPr>
          <w:t xml:space="preserve">Figure </w:t>
        </w:r>
        <w:r w:rsidR="007A5054" w:rsidRPr="007A5054">
          <w:rPr>
            <w:noProof/>
            <w:rPrChange w:id="770" w:author="Mathieu Lucas" w:date="2024-05-06T17:08:00Z" w16du:dateUtc="2024-05-06T15:08:00Z">
              <w:rPr>
                <w:noProof/>
                <w:sz w:val="20"/>
                <w:szCs w:val="20"/>
              </w:rPr>
            </w:rPrChange>
          </w:rPr>
          <w:t>2</w:t>
        </w:r>
      </w:ins>
      <w:ins w:id="771" w:author="Mathieu Lucas" w:date="2024-05-06T16:28:00Z" w16du:dateUtc="2024-05-06T14:28:00Z">
        <w:r w:rsidR="000F78D6" w:rsidRPr="000F78D6">
          <w:fldChar w:fldCharType="end"/>
        </w:r>
        <w:r w:rsidR="000F78D6">
          <w:t>b</w:t>
        </w:r>
      </w:ins>
      <w:del w:id="772" w:author="Mathieu Lucas" w:date="2024-05-06T16:28:00Z" w16du:dateUtc="2024-05-06T14:28:00Z">
        <w:r w:rsidRPr="00FC3C81" w:rsidDel="000F78D6">
          <w:fldChar w:fldCharType="begin"/>
        </w:r>
        <w:r w:rsidRPr="00FC3C81" w:rsidDel="000F78D6">
          <w:delInstrText>REF _Ref142554944 \h</w:delInstrText>
        </w:r>
        <w:r w:rsidRPr="00FC3C81" w:rsidDel="000F78D6">
          <w:fldChar w:fldCharType="separate"/>
        </w:r>
        <w:r w:rsidR="00EC3AA6" w:rsidRPr="00FC3C81" w:rsidDel="000F78D6">
          <w:rPr>
            <w:bCs/>
            <w:i/>
          </w:rPr>
          <w:delText xml:space="preserve">Figure </w:delText>
        </w:r>
        <w:r w:rsidR="00EC3AA6" w:rsidRPr="00FC3C81" w:rsidDel="000F78D6">
          <w:rPr>
            <w:bCs/>
            <w:i/>
            <w:noProof/>
          </w:rPr>
          <w:delText>3</w:delText>
        </w:r>
        <w:r w:rsidRPr="00FC3C81" w:rsidDel="000F78D6">
          <w:fldChar w:fldCharType="end"/>
        </w:r>
      </w:del>
      <w:r w:rsidRPr="00FC3C81">
        <w:t>), as is the distribution of the shape parameter (</w:t>
      </w:r>
      <w:ins w:id="773" w:author="Mathieu Lucas" w:date="2024-05-06T16:59:00Z" w16du:dateUtc="2024-05-06T14:59:00Z">
        <w:r w:rsidR="00EA472E" w:rsidRPr="00F1014F">
          <w:rPr>
            <w:color w:val="auto"/>
          </w:rPr>
          <w:fldChar w:fldCharType="begin"/>
        </w:r>
        <w:r w:rsidR="00EA472E" w:rsidRPr="00F1014F">
          <w:rPr>
            <w:color w:val="auto"/>
          </w:rPr>
          <w:instrText xml:space="preserve"> REF _Ref165907113 \h </w:instrText>
        </w:r>
        <w:r w:rsidR="00EA472E" w:rsidRPr="00F1014F">
          <w:rPr>
            <w:color w:val="auto"/>
          </w:rPr>
        </w:r>
        <w:r w:rsidR="00EA472E" w:rsidRPr="00F1014F">
          <w:rPr>
            <w:color w:val="auto"/>
          </w:rPr>
          <w:instrText xml:space="preserve"> \* MERGEFORMAT </w:instrText>
        </w:r>
        <w:r w:rsidR="00EA472E" w:rsidRPr="00F1014F">
          <w:rPr>
            <w:color w:val="auto"/>
          </w:rPr>
          <w:fldChar w:fldCharType="separate"/>
        </w:r>
      </w:ins>
      <w:ins w:id="774" w:author="Mathieu Lucas" w:date="2024-05-06T17:08:00Z" w16du:dateUtc="2024-05-06T15:08:00Z">
        <w:r w:rsidR="007A5054" w:rsidRPr="007A5054">
          <w:rPr>
            <w:color w:val="auto"/>
            <w:rPrChange w:id="775" w:author="Mathieu Lucas" w:date="2024-05-06T17:08:00Z" w16du:dateUtc="2024-05-06T15:08:00Z">
              <w:rPr>
                <w:b/>
                <w:bCs/>
                <w:color w:val="auto"/>
              </w:rPr>
            </w:rPrChange>
          </w:rPr>
          <w:t xml:space="preserve">Table </w:t>
        </w:r>
        <w:r w:rsidR="007A5054" w:rsidRPr="007A5054">
          <w:rPr>
            <w:noProof/>
            <w:color w:val="auto"/>
            <w:rPrChange w:id="776" w:author="Mathieu Lucas" w:date="2024-05-06T17:08:00Z" w16du:dateUtc="2024-05-06T15:08:00Z">
              <w:rPr>
                <w:noProof/>
                <w:sz w:val="20"/>
                <w:szCs w:val="20"/>
              </w:rPr>
            </w:rPrChange>
          </w:rPr>
          <w:t>2</w:t>
        </w:r>
      </w:ins>
      <w:ins w:id="777" w:author="Mathieu Lucas" w:date="2024-05-06T16:59:00Z" w16du:dateUtc="2024-05-06T14:59:00Z">
        <w:r w:rsidR="00EA472E" w:rsidRPr="00F1014F">
          <w:rPr>
            <w:color w:val="auto"/>
          </w:rPr>
          <w:fldChar w:fldCharType="end"/>
        </w:r>
      </w:ins>
      <w:del w:id="778" w:author="Mathieu Lucas" w:date="2024-05-03T15:03:00Z" w16du:dateUtc="2024-05-03T13:03:00Z">
        <w:r w:rsidR="009003C1" w:rsidRPr="00FC3C81" w:rsidDel="00E7594F">
          <w:fldChar w:fldCharType="begin"/>
        </w:r>
        <w:r w:rsidR="009003C1" w:rsidRPr="00FC3C81" w:rsidDel="00E7594F">
          <w:delInstrText xml:space="preserve"> REF _Ref142554990 </w:delInstrText>
        </w:r>
        <w:r w:rsidR="009003C1"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009003C1" w:rsidRPr="00FC3C81" w:rsidDel="00E7594F">
          <w:fldChar w:fldCharType="end"/>
        </w:r>
      </w:del>
      <w:ins w:id="779" w:author="Mathieu Lucas" w:date="2024-05-03T15:03:00Z" w16du:dateUtc="2024-05-03T13:03:00Z">
        <w:r w:rsidR="00E7594F" w:rsidRPr="00FC3C81">
          <w:fldChar w:fldCharType="begin"/>
        </w:r>
        <w:r w:rsidR="00E7594F" w:rsidRPr="00FC3C81">
          <w:instrText xml:space="preserve"> REF _Ref142554990 </w:instrText>
        </w:r>
        <w:r w:rsidR="00E7594F" w:rsidRPr="00FC3C81">
          <w:fldChar w:fldCharType="end"/>
        </w:r>
      </w:ins>
      <w:r w:rsidRPr="00FC3C81">
        <w:t xml:space="preserve">). </w:t>
      </w:r>
      <w:r w:rsidR="00532967" w:rsidRPr="00FC3C81">
        <w:t>Overall, these results indicate</w:t>
      </w:r>
      <w:r w:rsidRPr="00FC3C81">
        <w:t xml:space="preserve"> that a poor knowledge of the </w:t>
      </w:r>
      <w:r w:rsidR="000772EB" w:rsidRPr="00FC3C81">
        <w:t>length</w:t>
      </w:r>
      <w:r w:rsidRPr="00FC3C81">
        <w:t xml:space="preserve"> of the historical period has </w:t>
      </w:r>
      <w:del w:id="780" w:author="Mathieu Lucas" w:date="2024-04-29T16:58:00Z" w16du:dateUtc="2024-04-29T14:58:00Z">
        <w:r w:rsidRPr="00FC3C81" w:rsidDel="00C150CB">
          <w:delText xml:space="preserve">a lesser </w:delText>
        </w:r>
      </w:del>
      <w:ins w:id="781" w:author="Mathieu Lucas" w:date="2024-04-29T16:58:00Z" w16du:dateUtc="2024-04-29T14:58:00Z">
        <w:r w:rsidR="00C150CB" w:rsidRPr="00FC3C81">
          <w:t xml:space="preserve">less </w:t>
        </w:r>
      </w:ins>
      <w:r w:rsidRPr="00FC3C81">
        <w:t>impact on the precision of quantile estimates than</w:t>
      </w:r>
      <w:del w:id="782" w:author="Mathieu Lucas" w:date="2024-04-29T16:58:00Z" w16du:dateUtc="2024-04-29T14:58:00Z">
        <w:r w:rsidRPr="00FC3C81" w:rsidDel="00C150CB">
          <w:delText xml:space="preserve"> a</w:delText>
        </w:r>
      </w:del>
      <w:r w:rsidRPr="00FC3C81">
        <w:t xml:space="preserve"> poor knowledge of the perception threshold.</w:t>
      </w:r>
    </w:p>
    <w:p w14:paraId="578632C1" w14:textId="77777777" w:rsidR="00C10A16" w:rsidRDefault="00C10A16">
      <w:pPr>
        <w:pStyle w:val="Style1"/>
        <w:keepNext/>
        <w:jc w:val="center"/>
        <w:rPr>
          <w:ins w:id="783" w:author="Mathieu Lucas" w:date="2024-05-06T14:55:00Z" w16du:dateUtc="2024-05-06T12:55:00Z"/>
        </w:rPr>
        <w:pPrChange w:id="784" w:author="Mathieu Lucas" w:date="2024-05-06T14:55:00Z" w16du:dateUtc="2024-05-06T12:55:00Z">
          <w:pPr>
            <w:pStyle w:val="Style1"/>
          </w:pPr>
        </w:pPrChange>
      </w:pPr>
      <w:ins w:id="785" w:author="Mathieu Lucas" w:date="2024-05-06T14:55:00Z" w16du:dateUtc="2024-05-06T12:55:00Z">
        <w:r>
          <w:rPr>
            <w:noProof/>
          </w:rPr>
          <w:drawing>
            <wp:inline distT="0" distB="0" distL="0" distR="0" wp14:anchorId="35A90203" wp14:editId="51969709">
              <wp:extent cx="5856328" cy="2577146"/>
              <wp:effectExtent l="0" t="0" r="0" b="0"/>
              <wp:docPr id="208375377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77423" cy="2586429"/>
                      </a:xfrm>
                      <a:prstGeom prst="rect">
                        <a:avLst/>
                      </a:prstGeom>
                      <a:noFill/>
                      <a:ln>
                        <a:noFill/>
                      </a:ln>
                    </pic:spPr>
                  </pic:pic>
                </a:graphicData>
              </a:graphic>
            </wp:inline>
          </w:drawing>
        </w:r>
      </w:ins>
    </w:p>
    <w:p w14:paraId="2302FC02" w14:textId="2B367BF3" w:rsidR="00C10A16" w:rsidRPr="00C10A16" w:rsidRDefault="00C10A16">
      <w:pPr>
        <w:pStyle w:val="Lgende"/>
        <w:jc w:val="center"/>
        <w:rPr>
          <w:sz w:val="20"/>
          <w:szCs w:val="20"/>
          <w:rPrChange w:id="786" w:author="Mathieu Lucas" w:date="2024-05-06T14:56:00Z" w16du:dateUtc="2024-05-06T12:56:00Z">
            <w:rPr/>
          </w:rPrChange>
        </w:rPr>
        <w:pPrChange w:id="787" w:author="Mathieu Lucas" w:date="2024-05-06T14:55:00Z" w16du:dateUtc="2024-05-06T12:55:00Z">
          <w:pPr>
            <w:pStyle w:val="Style1"/>
          </w:pPr>
        </w:pPrChange>
      </w:pPr>
      <w:bookmarkStart w:id="788" w:name="_Ref165904694"/>
      <w:ins w:id="789" w:author="Mathieu Lucas" w:date="2024-05-06T14:55:00Z" w16du:dateUtc="2024-05-06T12:55:00Z">
        <w:r w:rsidRPr="00C10A16">
          <w:rPr>
            <w:sz w:val="20"/>
            <w:szCs w:val="20"/>
            <w:rPrChange w:id="790" w:author="Mathieu Lucas" w:date="2024-05-06T14:56:00Z" w16du:dateUtc="2024-05-06T12:56:00Z">
              <w:rPr>
                <w:b/>
                <w:bCs/>
              </w:rPr>
            </w:rPrChange>
          </w:rPr>
          <w:t xml:space="preserve">Figure </w:t>
        </w:r>
        <w:r w:rsidRPr="00C10A16">
          <w:rPr>
            <w:sz w:val="20"/>
            <w:szCs w:val="20"/>
            <w:rPrChange w:id="791" w:author="Mathieu Lucas" w:date="2024-05-06T14:56:00Z" w16du:dateUtc="2024-05-06T12:56:00Z">
              <w:rPr>
                <w:b/>
                <w:bCs/>
              </w:rPr>
            </w:rPrChange>
          </w:rPr>
          <w:fldChar w:fldCharType="begin"/>
        </w:r>
        <w:r w:rsidRPr="00C10A16">
          <w:rPr>
            <w:sz w:val="20"/>
            <w:szCs w:val="20"/>
            <w:rPrChange w:id="792" w:author="Mathieu Lucas" w:date="2024-05-06T14:56:00Z" w16du:dateUtc="2024-05-06T12:56:00Z">
              <w:rPr>
                <w:b/>
                <w:bCs/>
              </w:rPr>
            </w:rPrChange>
          </w:rPr>
          <w:instrText xml:space="preserve"> SEQ Figure \* ARABIC </w:instrText>
        </w:r>
      </w:ins>
      <w:r w:rsidRPr="00C10A16">
        <w:rPr>
          <w:sz w:val="20"/>
          <w:szCs w:val="20"/>
          <w:rPrChange w:id="793" w:author="Mathieu Lucas" w:date="2024-05-06T14:56:00Z" w16du:dateUtc="2024-05-06T12:56:00Z">
            <w:rPr>
              <w:b/>
              <w:bCs/>
            </w:rPr>
          </w:rPrChange>
        </w:rPr>
        <w:fldChar w:fldCharType="separate"/>
      </w:r>
      <w:ins w:id="794" w:author="Mathieu Lucas" w:date="2024-05-06T17:08:00Z" w16du:dateUtc="2024-05-06T15:08:00Z">
        <w:r w:rsidR="007A5054">
          <w:rPr>
            <w:noProof/>
            <w:sz w:val="20"/>
            <w:szCs w:val="20"/>
          </w:rPr>
          <w:t>3</w:t>
        </w:r>
      </w:ins>
      <w:ins w:id="795" w:author="Mathieu Lucas" w:date="2024-05-06T14:55:00Z" w16du:dateUtc="2024-05-06T12:55:00Z">
        <w:r w:rsidRPr="00C10A16">
          <w:rPr>
            <w:sz w:val="20"/>
            <w:szCs w:val="20"/>
            <w:rPrChange w:id="796" w:author="Mathieu Lucas" w:date="2024-05-06T14:56:00Z" w16du:dateUtc="2024-05-06T12:56:00Z">
              <w:rPr>
                <w:b/>
                <w:bCs/>
              </w:rPr>
            </w:rPrChange>
          </w:rPr>
          <w:fldChar w:fldCharType="end"/>
        </w:r>
        <w:bookmarkEnd w:id="788"/>
        <w:r w:rsidRPr="00C10A16">
          <w:rPr>
            <w:sz w:val="20"/>
            <w:szCs w:val="20"/>
            <w:rPrChange w:id="797" w:author="Mathieu Lucas" w:date="2024-05-06T14:56:00Z" w16du:dateUtc="2024-05-06T12:56:00Z">
              <w:rPr>
                <w:b/>
                <w:bCs/>
              </w:rPr>
            </w:rPrChange>
          </w:rPr>
          <w:t xml:space="preserve">: </w:t>
        </w:r>
      </w:ins>
      <w:ins w:id="798" w:author="Mathieu Lucas" w:date="2024-05-06T14:56:00Z" w16du:dateUtc="2024-05-06T12:56:00Z">
        <w:r w:rsidRPr="00C10A16">
          <w:rPr>
            <w:b w:val="0"/>
            <w:bCs w:val="0"/>
            <w:sz w:val="20"/>
            <w:szCs w:val="20"/>
            <w:rPrChange w:id="799" w:author="Mathieu Lucas" w:date="2024-05-06T14:56:00Z" w16du:dateUtc="2024-05-06T12:56:00Z">
              <w:rPr>
                <w:b/>
                <w:bCs/>
              </w:rPr>
            </w:rPrChange>
          </w:rPr>
          <w:t xml:space="preserve">Prior and posterior distributions of: </w:t>
        </w:r>
        <w:r w:rsidRPr="00C10A16">
          <w:rPr>
            <w:sz w:val="20"/>
            <w:szCs w:val="20"/>
            <w:rPrChange w:id="800" w:author="Mathieu Lucas" w:date="2024-05-06T14:56:00Z" w16du:dateUtc="2024-05-06T12:56:00Z">
              <w:rPr>
                <w:b/>
                <w:bCs/>
              </w:rPr>
            </w:rPrChange>
          </w:rPr>
          <w:t>(a)</w:t>
        </w:r>
        <w:r w:rsidRPr="00C10A16">
          <w:rPr>
            <w:b w:val="0"/>
            <w:bCs w:val="0"/>
            <w:sz w:val="20"/>
            <w:szCs w:val="20"/>
            <w:rPrChange w:id="801" w:author="Mathieu Lucas" w:date="2024-05-06T14:56:00Z" w16du:dateUtc="2024-05-06T12:56:00Z">
              <w:rPr>
                <w:b/>
                <w:bCs/>
              </w:rPr>
            </w:rPrChange>
          </w:rPr>
          <w:t xml:space="preserve"> the perception threshold </w:t>
        </w:r>
        <w:r w:rsidRPr="00C10A16">
          <w:rPr>
            <w:b w:val="0"/>
            <w:bCs w:val="0"/>
            <w:i/>
            <w:iCs/>
            <w:sz w:val="20"/>
            <w:szCs w:val="20"/>
            <w:rPrChange w:id="802" w:author="Mathieu Lucas" w:date="2024-05-06T14:56:00Z" w16du:dateUtc="2024-05-06T12:56:00Z">
              <w:rPr>
                <w:b/>
                <w:bCs/>
              </w:rPr>
            </w:rPrChange>
          </w:rPr>
          <w:t>S</w:t>
        </w:r>
        <w:r w:rsidRPr="00C10A16">
          <w:rPr>
            <w:b w:val="0"/>
            <w:bCs w:val="0"/>
            <w:sz w:val="20"/>
            <w:szCs w:val="20"/>
            <w:rPrChange w:id="803" w:author="Mathieu Lucas" w:date="2024-05-06T14:56:00Z" w16du:dateUtc="2024-05-06T12:56:00Z">
              <w:rPr>
                <w:b/>
                <w:bCs/>
              </w:rPr>
            </w:rPrChange>
          </w:rPr>
          <w:t xml:space="preserve">; </w:t>
        </w:r>
        <w:r w:rsidRPr="00C10A16">
          <w:rPr>
            <w:sz w:val="20"/>
            <w:szCs w:val="20"/>
            <w:rPrChange w:id="804" w:author="Mathieu Lucas" w:date="2024-05-06T14:56:00Z" w16du:dateUtc="2024-05-06T12:56:00Z">
              <w:rPr>
                <w:b/>
                <w:bCs/>
              </w:rPr>
            </w:rPrChange>
          </w:rPr>
          <w:t>(b)</w:t>
        </w:r>
        <w:r w:rsidRPr="00C10A16">
          <w:rPr>
            <w:b w:val="0"/>
            <w:bCs w:val="0"/>
            <w:sz w:val="20"/>
            <w:szCs w:val="20"/>
            <w:rPrChange w:id="805" w:author="Mathieu Lucas" w:date="2024-05-06T14:56:00Z" w16du:dateUtc="2024-05-06T12:56:00Z">
              <w:rPr>
                <w:b/>
                <w:bCs/>
              </w:rPr>
            </w:rPrChange>
          </w:rPr>
          <w:t xml:space="preserve"> the starting date </w:t>
        </w:r>
        <w:r w:rsidRPr="00C10A16">
          <w:rPr>
            <w:b w:val="0"/>
            <w:bCs w:val="0"/>
            <w:i/>
            <w:iCs/>
            <w:sz w:val="20"/>
            <w:szCs w:val="20"/>
            <w:rPrChange w:id="806" w:author="Mathieu Lucas" w:date="2024-05-06T14:56:00Z" w16du:dateUtc="2024-05-06T12:56:00Z">
              <w:rPr>
                <w:b/>
                <w:bCs/>
              </w:rPr>
            </w:rPrChange>
          </w:rPr>
          <w:t>t</w:t>
        </w:r>
        <w:r w:rsidRPr="00C10A16">
          <w:rPr>
            <w:rFonts w:ascii="Cambria Math" w:hAnsi="Cambria Math" w:cs="Cambria Math"/>
            <w:b w:val="0"/>
            <w:bCs w:val="0"/>
            <w:i/>
            <w:iCs/>
            <w:sz w:val="20"/>
            <w:szCs w:val="20"/>
            <w:rPrChange w:id="807" w:author="Mathieu Lucas" w:date="2024-05-06T14:56:00Z" w16du:dateUtc="2024-05-06T12:56:00Z">
              <w:rPr>
                <w:rFonts w:ascii="Cambria Math" w:hAnsi="Cambria Math" w:cs="Cambria Math"/>
                <w:b/>
                <w:bCs/>
              </w:rPr>
            </w:rPrChange>
          </w:rPr>
          <w:t>∗</w:t>
        </w:r>
        <w:r w:rsidRPr="00C10A16">
          <w:rPr>
            <w:b w:val="0"/>
            <w:bCs w:val="0"/>
            <w:sz w:val="20"/>
            <w:szCs w:val="20"/>
            <w:rPrChange w:id="808" w:author="Mathieu Lucas" w:date="2024-05-06T14:56:00Z" w16du:dateUtc="2024-05-06T12:56:00Z">
              <w:rPr>
                <w:b/>
                <w:bCs/>
              </w:rPr>
            </w:rPrChange>
          </w:rPr>
          <w:t xml:space="preserve"> of the historical period (1816-2020 period). The solid vertical lines represent the maxpost estimate of the parameter for each of the models, and the black dashed lines represent the reference values (</w:t>
        </w:r>
        <w:r w:rsidRPr="00C10A16">
          <w:rPr>
            <w:b w:val="0"/>
            <w:bCs w:val="0"/>
            <w:i/>
            <w:iCs/>
            <w:sz w:val="20"/>
            <w:szCs w:val="20"/>
            <w:rPrChange w:id="809" w:author="Mathieu Lucas" w:date="2024-05-06T14:57:00Z" w16du:dateUtc="2024-05-06T12:57:00Z">
              <w:rPr>
                <w:b/>
                <w:bCs/>
              </w:rPr>
            </w:rPrChange>
          </w:rPr>
          <w:t>S</w:t>
        </w:r>
        <w:r w:rsidRPr="00C10A16">
          <w:rPr>
            <w:b w:val="0"/>
            <w:bCs w:val="0"/>
            <w:sz w:val="20"/>
            <w:szCs w:val="20"/>
            <w:rPrChange w:id="810" w:author="Mathieu Lucas" w:date="2024-05-06T14:56:00Z" w16du:dateUtc="2024-05-06T12:56:00Z">
              <w:rPr>
                <w:b/>
                <w:bCs/>
              </w:rPr>
            </w:rPrChange>
          </w:rPr>
          <w:t xml:space="preserve"> = 9000 m3/s and </w:t>
        </w:r>
        <w:r w:rsidRPr="00C10A16">
          <w:rPr>
            <w:b w:val="0"/>
            <w:bCs w:val="0"/>
            <w:i/>
            <w:iCs/>
            <w:sz w:val="20"/>
            <w:szCs w:val="20"/>
            <w:rPrChange w:id="811" w:author="Mathieu Lucas" w:date="2024-05-06T14:57:00Z" w16du:dateUtc="2024-05-06T12:57:00Z">
              <w:rPr>
                <w:b/>
                <w:bCs/>
              </w:rPr>
            </w:rPrChange>
          </w:rPr>
          <w:t>t*</w:t>
        </w:r>
        <w:r w:rsidRPr="00C10A16">
          <w:rPr>
            <w:b w:val="0"/>
            <w:bCs w:val="0"/>
            <w:sz w:val="20"/>
            <w:szCs w:val="20"/>
            <w:rPrChange w:id="812" w:author="Mathieu Lucas" w:date="2024-05-06T14:56:00Z" w16du:dateUtc="2024-05-06T12:56:00Z">
              <w:rPr>
                <w:b/>
                <w:bCs/>
              </w:rPr>
            </w:rPrChange>
          </w:rPr>
          <w:t xml:space="preserve"> = 1816). The green and pink dashed vertical lines (b) represent the estimates of </w:t>
        </w:r>
        <w:r w:rsidRPr="00C10A16">
          <w:rPr>
            <w:b w:val="0"/>
            <w:bCs w:val="0"/>
            <w:i/>
            <w:iCs/>
            <w:sz w:val="20"/>
            <w:szCs w:val="20"/>
            <w:rPrChange w:id="813" w:author="Mathieu Lucas" w:date="2024-05-06T14:57:00Z" w16du:dateUtc="2024-05-06T12:57:00Z">
              <w:rPr>
                <w:b/>
                <w:bCs/>
              </w:rPr>
            </w:rPrChange>
          </w:rPr>
          <w:t>t</w:t>
        </w:r>
        <w:r w:rsidRPr="00C10A16">
          <w:rPr>
            <w:rFonts w:ascii="Cambria Math" w:hAnsi="Cambria Math" w:cs="Cambria Math"/>
            <w:b w:val="0"/>
            <w:bCs w:val="0"/>
            <w:i/>
            <w:iCs/>
            <w:sz w:val="20"/>
            <w:szCs w:val="20"/>
            <w:rPrChange w:id="814" w:author="Mathieu Lucas" w:date="2024-05-06T14:57:00Z" w16du:dateUtc="2024-05-06T12:57:00Z">
              <w:rPr>
                <w:rFonts w:ascii="Cambria Math" w:hAnsi="Cambria Math" w:cs="Cambria Math"/>
                <w:b/>
                <w:bCs/>
              </w:rPr>
            </w:rPrChange>
          </w:rPr>
          <w:t>∗</w:t>
        </w:r>
        <w:r w:rsidRPr="00C10A16">
          <w:rPr>
            <w:b w:val="0"/>
            <w:bCs w:val="0"/>
            <w:sz w:val="20"/>
            <w:szCs w:val="20"/>
            <w:rPrChange w:id="815" w:author="Mathieu Lucas" w:date="2024-05-06T14:56:00Z" w16du:dateUtc="2024-05-06T12:56:00Z">
              <w:rPr>
                <w:b/>
                <w:bCs/>
              </w:rPr>
            </w:rPrChange>
          </w:rPr>
          <w:t xml:space="preserve"> </w:t>
        </w:r>
      </w:ins>
      <w:ins w:id="816" w:author="Mathieu Lucas" w:date="2024-05-06T14:57:00Z" w16du:dateUtc="2024-05-06T12:57:00Z">
        <w:r>
          <w:rPr>
            <w:b w:val="0"/>
            <w:bCs w:val="0"/>
            <w:sz w:val="20"/>
            <w:szCs w:val="20"/>
          </w:rPr>
          <w:t>from</w:t>
        </w:r>
      </w:ins>
      <w:ins w:id="817" w:author="Mathieu Lucas" w:date="2024-05-06T14:56:00Z" w16du:dateUtc="2024-05-06T12:56:00Z">
        <w:r w:rsidRPr="00C10A16">
          <w:rPr>
            <w:b w:val="0"/>
            <w:bCs w:val="0"/>
            <w:sz w:val="20"/>
            <w:szCs w:val="20"/>
            <w:rPrChange w:id="818" w:author="Mathieu Lucas" w:date="2024-05-06T14:56:00Z" w16du:dateUtc="2024-05-06T12:56:00Z">
              <w:rPr>
                <w:b/>
                <w:bCs/>
              </w:rPr>
            </w:rPrChange>
          </w:rPr>
          <w:t xml:space="preserve"> equations (5) and (6).</w:t>
        </w:r>
      </w:ins>
    </w:p>
    <w:p w14:paraId="214B934A" w14:textId="73EE28D6" w:rsidR="00E74111" w:rsidRPr="00FC3C81" w:rsidRDefault="00BE455D" w:rsidP="00E74111">
      <w:pPr>
        <w:pStyle w:val="Titre1"/>
        <w:numPr>
          <w:ilvl w:val="1"/>
          <w:numId w:val="2"/>
        </w:numPr>
        <w:jc w:val="both"/>
      </w:pPr>
      <w:r w:rsidRPr="00FC3C81">
        <w:t xml:space="preserve">Impact of considering both the perception threshold and the historical period </w:t>
      </w:r>
      <w:r w:rsidR="000772EB" w:rsidRPr="00FC3C81">
        <w:t>length</w:t>
      </w:r>
      <w:r w:rsidRPr="00FC3C81">
        <w:t xml:space="preserve"> uncertain</w:t>
      </w:r>
    </w:p>
    <w:p w14:paraId="14EB854B" w14:textId="2B9DAA13" w:rsidR="00EA7F68" w:rsidRPr="00FC3C81" w:rsidRDefault="00BE455D">
      <w:pPr>
        <w:pStyle w:val="Style1"/>
      </w:pPr>
      <w:r w:rsidRPr="00FC3C81">
        <w:rPr>
          <w:i/>
        </w:rPr>
        <w:t>Model D</w:t>
      </w:r>
      <w:r w:rsidRPr="00FC3C81">
        <w:t xml:space="preserve"> </w:t>
      </w:r>
      <w:r w:rsidR="004E0CF9" w:rsidRPr="00FC3C81">
        <w:t xml:space="preserve">assumes that </w:t>
      </w:r>
      <w:r w:rsidRPr="00FC3C81">
        <w:t xml:space="preserve">both </w:t>
      </w:r>
      <w:r w:rsidRPr="00FC3C81">
        <w:rPr>
          <w:i/>
        </w:rPr>
        <w:t>S</w:t>
      </w:r>
      <w:r w:rsidRPr="00FC3C81">
        <w:t xml:space="preserve"> and </w:t>
      </w:r>
      <w:r w:rsidRPr="00FC3C81">
        <w:rPr>
          <w:i/>
        </w:rPr>
        <w:t>n</w:t>
      </w:r>
      <w:r w:rsidRPr="00FC3C81">
        <w:t xml:space="preserve"> </w:t>
      </w:r>
      <w:r w:rsidR="004E0CF9" w:rsidRPr="00FC3C81">
        <w:t xml:space="preserve">are </w:t>
      </w:r>
      <w:r w:rsidR="0071123F" w:rsidRPr="00FC3C81">
        <w:t>u</w:t>
      </w:r>
      <w:r w:rsidR="004E0CF9" w:rsidRPr="00FC3C81">
        <w:t xml:space="preserve">ncertain </w:t>
      </w:r>
      <w:r w:rsidRPr="00FC3C81">
        <w:t xml:space="preserve">in the probabilistic model. The </w:t>
      </w:r>
      <w:r w:rsidRPr="00FC3C81">
        <w:rPr>
          <w:i/>
        </w:rPr>
        <w:t>maxpost</w:t>
      </w:r>
      <w:r w:rsidRPr="00FC3C81">
        <w:t xml:space="preserve"> quantiles estimated in </w:t>
      </w:r>
      <w:ins w:id="819" w:author="Mathieu Lucas" w:date="2024-05-06T16:29:00Z" w16du:dateUtc="2024-05-06T14:29:00Z">
        <w:r w:rsidR="002E7415" w:rsidRPr="000F78D6">
          <w:fldChar w:fldCharType="begin"/>
        </w:r>
        <w:r w:rsidR="002E7415" w:rsidRPr="000F78D6">
          <w:instrText xml:space="preserve"> REF _Ref165904710 \h </w:instrText>
        </w:r>
        <w:r w:rsidR="002E7415">
          <w:instrText xml:space="preserve"> \* MERGEFORMAT </w:instrText>
        </w:r>
      </w:ins>
      <w:ins w:id="820" w:author="Mathieu Lucas" w:date="2024-05-06T16:29:00Z" w16du:dateUtc="2024-05-06T14:29:00Z">
        <w:r w:rsidR="002E7415" w:rsidRPr="000F78D6">
          <w:fldChar w:fldCharType="separate"/>
        </w:r>
      </w:ins>
      <w:ins w:id="821" w:author="Mathieu Lucas" w:date="2024-05-06T17:08:00Z" w16du:dateUtc="2024-05-06T15:08:00Z">
        <w:r w:rsidR="007A5054" w:rsidRPr="007A5054">
          <w:rPr>
            <w:rPrChange w:id="822" w:author="Mathieu Lucas" w:date="2024-05-06T17:08:00Z" w16du:dateUtc="2024-05-06T15:08:00Z">
              <w:rPr>
                <w:b/>
                <w:bCs/>
              </w:rPr>
            </w:rPrChange>
          </w:rPr>
          <w:t xml:space="preserve">Figure </w:t>
        </w:r>
        <w:r w:rsidR="007A5054" w:rsidRPr="007A5054">
          <w:rPr>
            <w:noProof/>
            <w:rPrChange w:id="823" w:author="Mathieu Lucas" w:date="2024-05-06T17:08:00Z" w16du:dateUtc="2024-05-06T15:08:00Z">
              <w:rPr>
                <w:noProof/>
                <w:sz w:val="20"/>
                <w:szCs w:val="20"/>
              </w:rPr>
            </w:rPrChange>
          </w:rPr>
          <w:t>2</w:t>
        </w:r>
      </w:ins>
      <w:ins w:id="824" w:author="Mathieu Lucas" w:date="2024-05-06T16:29:00Z" w16du:dateUtc="2024-05-06T14:29:00Z">
        <w:r w:rsidR="002E7415" w:rsidRPr="000F78D6">
          <w:fldChar w:fldCharType="end"/>
        </w:r>
        <w:r w:rsidR="002E7415">
          <w:t>b</w:t>
        </w:r>
      </w:ins>
      <w:del w:id="825" w:author="Mathieu Lucas" w:date="2024-05-06T16:29:00Z" w16du:dateUtc="2024-05-06T14:29:00Z">
        <w:r w:rsidRPr="00FC3C81" w:rsidDel="002E7415">
          <w:fldChar w:fldCharType="begin"/>
        </w:r>
        <w:r w:rsidRPr="00FC3C81" w:rsidDel="002E7415">
          <w:delInstrText>REF _Ref142554944 \h</w:delInstrText>
        </w:r>
        <w:r w:rsidRPr="00FC3C81" w:rsidDel="002E7415">
          <w:fldChar w:fldCharType="separate"/>
        </w:r>
        <w:r w:rsidR="00EC3AA6" w:rsidRPr="00FC3C81" w:rsidDel="002E7415">
          <w:rPr>
            <w:bCs/>
            <w:i/>
          </w:rPr>
          <w:delText xml:space="preserve">Figure </w:delText>
        </w:r>
        <w:r w:rsidR="00EC3AA6" w:rsidRPr="00FC3C81" w:rsidDel="002E7415">
          <w:rPr>
            <w:bCs/>
            <w:i/>
            <w:noProof/>
          </w:rPr>
          <w:delText>3</w:delText>
        </w:r>
        <w:r w:rsidRPr="00FC3C81" w:rsidDel="002E7415">
          <w:fldChar w:fldCharType="end"/>
        </w:r>
      </w:del>
      <w:r w:rsidRPr="00FC3C81">
        <w:t xml:space="preserve"> </w:t>
      </w:r>
      <w:r w:rsidR="004E0CF9" w:rsidRPr="00FC3C81">
        <w:t>are close</w:t>
      </w:r>
      <w:del w:id="826" w:author="Michel Lang" w:date="2024-02-20T07:50:00Z">
        <w:r w:rsidR="004E0CF9" w:rsidRPr="00FC3C81" w:rsidDel="00C23F1F">
          <w:delText>d</w:delText>
        </w:r>
      </w:del>
      <w:r w:rsidR="004E0CF9" w:rsidRPr="00FC3C81">
        <w:t xml:space="preserve"> to</w:t>
      </w:r>
      <w:r w:rsidRPr="00FC3C81">
        <w:t xml:space="preserve"> the reference values. </w:t>
      </w:r>
      <w:del w:id="827" w:author="Mathieu Lucas" w:date="2024-04-30T11:16:00Z" w16du:dateUtc="2024-04-30T09:16:00Z">
        <w:r w:rsidRPr="00FC3C81" w:rsidDel="00BC4BE0">
          <w:delText>On the other hand</w:delText>
        </w:r>
      </w:del>
      <w:ins w:id="828" w:author="Mathieu Lucas" w:date="2024-04-30T11:19:00Z" w16du:dateUtc="2024-04-30T09:19:00Z">
        <w:r w:rsidR="00BC4BE0">
          <w:t>In contrast</w:t>
        </w:r>
      </w:ins>
      <w:r w:rsidRPr="00FC3C81">
        <w:t xml:space="preserve">, the width of the credibility interval is large and lies between that of </w:t>
      </w:r>
      <w:r w:rsidRPr="00FC3C81">
        <w:rPr>
          <w:i/>
        </w:rPr>
        <w:t>models B</w:t>
      </w:r>
      <w:r w:rsidRPr="00FC3C81">
        <w:t xml:space="preserve"> and </w:t>
      </w:r>
      <w:r w:rsidRPr="00FC3C81">
        <w:rPr>
          <w:i/>
        </w:rPr>
        <w:t>C</w:t>
      </w:r>
      <w:r w:rsidRPr="00FC3C81">
        <w:t xml:space="preserve">. Although the estimate is more accurate than with </w:t>
      </w:r>
      <w:r w:rsidR="004E0CF9" w:rsidRPr="00FC3C81">
        <w:t>a short series (</w:t>
      </w:r>
      <w:r w:rsidR="004E0CF9" w:rsidRPr="00FC3C81">
        <w:rPr>
          <w:i/>
        </w:rPr>
        <w:t>AMAX short</w:t>
      </w:r>
      <w:r w:rsidR="004E0CF9" w:rsidRPr="00FC3C81">
        <w:t>)</w:t>
      </w:r>
      <w:r w:rsidRPr="00FC3C81">
        <w:t xml:space="preserve">, it remains very imprecise for the </w:t>
      </w:r>
      <w:r w:rsidR="00A53829" w:rsidRPr="00FC3C81">
        <w:t xml:space="preserve">1000-year </w:t>
      </w:r>
      <w:r w:rsidRPr="00FC3C81">
        <w:t xml:space="preserve">flood. </w:t>
      </w:r>
      <w:ins w:id="829" w:author="Mathieu Lucas" w:date="2024-05-06T16:29:00Z" w16du:dateUtc="2024-05-06T14:29:00Z">
        <w:r w:rsidR="00480AF4" w:rsidRPr="00480AF4">
          <w:fldChar w:fldCharType="begin"/>
        </w:r>
        <w:r w:rsidR="00480AF4" w:rsidRPr="00480AF4">
          <w:instrText xml:space="preserve"> REF _Ref165904694 \h </w:instrText>
        </w:r>
      </w:ins>
      <w:r w:rsidR="00480AF4">
        <w:instrText xml:space="preserve"> \* MERGEFORMAT </w:instrText>
      </w:r>
      <w:r w:rsidR="00480AF4" w:rsidRPr="00480AF4">
        <w:fldChar w:fldCharType="separate"/>
      </w:r>
      <w:ins w:id="830" w:author="Mathieu Lucas" w:date="2024-05-06T17:08:00Z" w16du:dateUtc="2024-05-06T15:08:00Z">
        <w:r w:rsidR="007A5054" w:rsidRPr="007A5054">
          <w:rPr>
            <w:rPrChange w:id="831" w:author="Mathieu Lucas" w:date="2024-05-06T17:08:00Z" w16du:dateUtc="2024-05-06T15:08:00Z">
              <w:rPr>
                <w:b/>
                <w:bCs/>
              </w:rPr>
            </w:rPrChange>
          </w:rPr>
          <w:t xml:space="preserve">Figure </w:t>
        </w:r>
        <w:r w:rsidR="007A5054" w:rsidRPr="007A5054">
          <w:rPr>
            <w:noProof/>
            <w:rPrChange w:id="832" w:author="Mathieu Lucas" w:date="2024-05-06T17:08:00Z" w16du:dateUtc="2024-05-06T15:08:00Z">
              <w:rPr>
                <w:noProof/>
                <w:sz w:val="20"/>
                <w:szCs w:val="20"/>
              </w:rPr>
            </w:rPrChange>
          </w:rPr>
          <w:t>3</w:t>
        </w:r>
      </w:ins>
      <w:ins w:id="833" w:author="Mathieu Lucas" w:date="2024-05-06T16:29:00Z" w16du:dateUtc="2024-05-06T14:29:00Z">
        <w:r w:rsidR="00480AF4" w:rsidRPr="00480AF4">
          <w:fldChar w:fldCharType="end"/>
        </w:r>
        <w:r w:rsidR="00480AF4" w:rsidRPr="00480AF4">
          <w:t xml:space="preserve"> </w:t>
        </w:r>
      </w:ins>
      <w:del w:id="834" w:author="Mathieu Lucas" w:date="2024-05-06T16:29:00Z" w16du:dateUtc="2024-05-06T14:29:00Z">
        <w:r w:rsidRPr="00FC3C81" w:rsidDel="00480AF4">
          <w:fldChar w:fldCharType="begin"/>
        </w:r>
        <w:r w:rsidRPr="00FC3C81" w:rsidDel="00480AF4">
          <w:delInstrText>REF _Ref142560656 \h</w:delInstrText>
        </w:r>
        <w:r w:rsidRPr="00FC3C81" w:rsidDel="00480AF4">
          <w:fldChar w:fldCharType="separate"/>
        </w:r>
        <w:r w:rsidR="00EC3AA6" w:rsidRPr="00FC3C81" w:rsidDel="00480AF4">
          <w:rPr>
            <w:bCs/>
            <w:i/>
          </w:rPr>
          <w:delText xml:space="preserve">Figure </w:delText>
        </w:r>
        <w:r w:rsidR="00EC3AA6" w:rsidRPr="00FC3C81" w:rsidDel="00480AF4">
          <w:rPr>
            <w:bCs/>
            <w:i/>
            <w:noProof/>
          </w:rPr>
          <w:delText>5</w:delText>
        </w:r>
        <w:r w:rsidRPr="00FC3C81" w:rsidDel="00480AF4">
          <w:fldChar w:fldCharType="end"/>
        </w:r>
        <w:r w:rsidR="004E0CF9" w:rsidRPr="00FC3C81" w:rsidDel="00480AF4">
          <w:delText>a</w:delText>
        </w:r>
        <w:r w:rsidRPr="00FC3C81" w:rsidDel="00480AF4">
          <w:delText xml:space="preserve"> </w:delText>
        </w:r>
      </w:del>
      <w:r w:rsidRPr="00FC3C81">
        <w:t>helps understanding the origin of this large uncertainty. The posterior</w:t>
      </w:r>
      <w:r w:rsidRPr="00FC3C81">
        <w:rPr>
          <w:i/>
        </w:rPr>
        <w:t xml:space="preserve"> </w:t>
      </w:r>
      <w:r w:rsidRPr="00FC3C81">
        <w:t xml:space="preserve">distribution of the perception threshold </w:t>
      </w:r>
      <w:r w:rsidRPr="00FC3C81">
        <w:rPr>
          <w:i/>
        </w:rPr>
        <w:t>S</w:t>
      </w:r>
      <w:r w:rsidRPr="00FC3C81">
        <w:t xml:space="preserve">, although with a </w:t>
      </w:r>
      <w:r w:rsidRPr="00FC3C81">
        <w:rPr>
          <w:i/>
        </w:rPr>
        <w:t>maxpost</w:t>
      </w:r>
      <w:r w:rsidRPr="00FC3C81">
        <w:t xml:space="preserve"> value (9332 m</w:t>
      </w:r>
      <w:r w:rsidRPr="00FC3C81">
        <w:rPr>
          <w:vertAlign w:val="superscript"/>
        </w:rPr>
        <w:t>3</w:t>
      </w:r>
      <w:r w:rsidRPr="00FC3C81">
        <w:t>/s) close to the true value (9000 m</w:t>
      </w:r>
      <w:r w:rsidRPr="00FC3C81">
        <w:rPr>
          <w:vertAlign w:val="superscript"/>
        </w:rPr>
        <w:t>3</w:t>
      </w:r>
      <w:r w:rsidRPr="00FC3C81">
        <w:t>/s), is very imprecise with a large standard deviation (883 m</w:t>
      </w:r>
      <w:r w:rsidRPr="00FC3C81">
        <w:rPr>
          <w:vertAlign w:val="superscript"/>
        </w:rPr>
        <w:t>3</w:t>
      </w:r>
      <w:r w:rsidRPr="00FC3C81">
        <w:t xml:space="preserve">/s). The perception threshold </w:t>
      </w:r>
      <w:r w:rsidRPr="00FC3C81">
        <w:rPr>
          <w:i/>
        </w:rPr>
        <w:t>S</w:t>
      </w:r>
      <w:r w:rsidRPr="00FC3C81">
        <w:t xml:space="preserve"> appears to be slightly less precisely estimated than with </w:t>
      </w:r>
      <w:r w:rsidRPr="00FC3C81">
        <w:rPr>
          <w:i/>
        </w:rPr>
        <w:t>model B</w:t>
      </w:r>
      <w:r w:rsidRPr="00FC3C81">
        <w:t xml:space="preserve"> (</w:t>
      </w:r>
      <w:ins w:id="835" w:author="Mathieu Lucas" w:date="2024-05-06T16:59:00Z" w16du:dateUtc="2024-05-06T14:59:00Z">
        <w:r w:rsidR="00EA472E" w:rsidRPr="00F1014F">
          <w:rPr>
            <w:color w:val="auto"/>
          </w:rPr>
          <w:fldChar w:fldCharType="begin"/>
        </w:r>
        <w:r w:rsidR="00EA472E" w:rsidRPr="00F1014F">
          <w:rPr>
            <w:color w:val="auto"/>
          </w:rPr>
          <w:instrText xml:space="preserve"> REF _Ref165907113 \h </w:instrText>
        </w:r>
        <w:r w:rsidR="00EA472E" w:rsidRPr="00F1014F">
          <w:rPr>
            <w:color w:val="auto"/>
          </w:rPr>
        </w:r>
        <w:r w:rsidR="00EA472E" w:rsidRPr="00F1014F">
          <w:rPr>
            <w:color w:val="auto"/>
          </w:rPr>
          <w:instrText xml:space="preserve"> \* MERGEFORMAT </w:instrText>
        </w:r>
        <w:r w:rsidR="00EA472E" w:rsidRPr="00F1014F">
          <w:rPr>
            <w:color w:val="auto"/>
          </w:rPr>
          <w:fldChar w:fldCharType="separate"/>
        </w:r>
      </w:ins>
      <w:ins w:id="836" w:author="Mathieu Lucas" w:date="2024-05-06T17:08:00Z" w16du:dateUtc="2024-05-06T15:08:00Z">
        <w:r w:rsidR="007A5054" w:rsidRPr="007A5054">
          <w:rPr>
            <w:color w:val="auto"/>
            <w:rPrChange w:id="837" w:author="Mathieu Lucas" w:date="2024-05-06T17:08:00Z" w16du:dateUtc="2024-05-06T15:08:00Z">
              <w:rPr>
                <w:b/>
                <w:bCs/>
                <w:color w:val="auto"/>
              </w:rPr>
            </w:rPrChange>
          </w:rPr>
          <w:t xml:space="preserve">Table </w:t>
        </w:r>
        <w:r w:rsidR="007A5054" w:rsidRPr="007A5054">
          <w:rPr>
            <w:noProof/>
            <w:color w:val="auto"/>
            <w:rPrChange w:id="838" w:author="Mathieu Lucas" w:date="2024-05-06T17:08:00Z" w16du:dateUtc="2024-05-06T15:08:00Z">
              <w:rPr>
                <w:noProof/>
                <w:sz w:val="20"/>
                <w:szCs w:val="20"/>
              </w:rPr>
            </w:rPrChange>
          </w:rPr>
          <w:t>2</w:t>
        </w:r>
      </w:ins>
      <w:ins w:id="839" w:author="Mathieu Lucas" w:date="2024-05-06T16:59:00Z" w16du:dateUtc="2024-05-06T14:59:00Z">
        <w:r w:rsidR="00EA472E" w:rsidRPr="00F1014F">
          <w:rPr>
            <w:color w:val="auto"/>
          </w:rPr>
          <w:fldChar w:fldCharType="end"/>
        </w:r>
      </w:ins>
      <w:del w:id="840" w:author="Mathieu Lucas" w:date="2024-05-03T15:03:00Z" w16du:dateUtc="2024-05-03T13:03:00Z">
        <w:r w:rsidR="004E0CF9" w:rsidRPr="00FC3C81" w:rsidDel="00E7594F">
          <w:fldChar w:fldCharType="begin"/>
        </w:r>
        <w:r w:rsidR="004E0CF9" w:rsidRPr="00FC3C81" w:rsidDel="00E7594F">
          <w:delInstrText xml:space="preserve"> REF _Ref142554990 </w:delInstrText>
        </w:r>
        <w:r w:rsidR="004E0CF9"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004E0CF9" w:rsidRPr="00FC3C81" w:rsidDel="00E7594F">
          <w:fldChar w:fldCharType="end"/>
        </w:r>
      </w:del>
      <w:ins w:id="841" w:author="Mathieu Lucas" w:date="2024-05-03T15:03:00Z" w16du:dateUtc="2024-05-03T13:03:00Z">
        <w:r w:rsidR="00E7594F" w:rsidRPr="00FC3C81">
          <w:fldChar w:fldCharType="begin"/>
        </w:r>
        <w:r w:rsidR="00E7594F" w:rsidRPr="00FC3C81">
          <w:instrText xml:space="preserve"> REF _Ref142554990 </w:instrText>
        </w:r>
        <w:r w:rsidR="00E7594F" w:rsidRPr="00FC3C81">
          <w:fldChar w:fldCharType="end"/>
        </w:r>
      </w:ins>
      <w:ins w:id="842" w:author="Michel Lang" w:date="2024-02-20T08:43:00Z">
        <w:r w:rsidR="001F4C9E" w:rsidRPr="00FC3C81">
          <w:t>)</w:t>
        </w:r>
      </w:ins>
      <w:r w:rsidR="004E0CF9" w:rsidRPr="00FC3C81">
        <w:t xml:space="preserve">, </w:t>
      </w:r>
      <w:ins w:id="843" w:author="Michel Lang" w:date="2024-02-20T08:43:00Z">
        <w:r w:rsidR="001F4C9E" w:rsidRPr="00FC3C81">
          <w:t xml:space="preserve">with </w:t>
        </w:r>
      </w:ins>
      <w:r w:rsidR="004E0CF9" w:rsidRPr="00FC3C81">
        <w:t xml:space="preserve">respectively </w:t>
      </w:r>
      <w:r w:rsidR="00A53829" w:rsidRPr="00FC3C81">
        <w:t xml:space="preserve">posterior </w:t>
      </w:r>
      <w:r w:rsidR="00455CE2" w:rsidRPr="00FC3C81">
        <w:t>s</w:t>
      </w:r>
      <w:r w:rsidR="0063144D" w:rsidRPr="00FC3C81">
        <w:t xml:space="preserve">tandard </w:t>
      </w:r>
      <w:r w:rsidR="00455CE2" w:rsidRPr="00FC3C81">
        <w:t>d</w:t>
      </w:r>
      <w:r w:rsidR="0063144D" w:rsidRPr="00FC3C81">
        <w:t>eviation</w:t>
      </w:r>
      <w:r w:rsidR="00A53829" w:rsidRPr="00FC3C81">
        <w:t xml:space="preserve"> </w:t>
      </w:r>
      <w:del w:id="844" w:author="Mathieu Lucas" w:date="2024-05-06T16:30:00Z" w16du:dateUtc="2024-05-06T14:30:00Z">
        <w:r w:rsidR="00A53829" w:rsidRPr="00FC3C81" w:rsidDel="00480AF4">
          <w:delText>(expressed in %)</w:delText>
        </w:r>
        <w:r w:rsidR="00666380" w:rsidRPr="00FC3C81" w:rsidDel="00480AF4">
          <w:delText xml:space="preserve"> </w:delText>
        </w:r>
      </w:del>
      <w:r w:rsidR="00666380" w:rsidRPr="00FC3C81">
        <w:t>of</w:t>
      </w:r>
      <w:r w:rsidR="004E0CF9" w:rsidRPr="00FC3C81">
        <w:t xml:space="preserve"> 9% and 8</w:t>
      </w:r>
      <w:del w:id="845" w:author="Mathieu Lucas" w:date="2024-05-06T16:30:00Z" w16du:dateUtc="2024-05-06T14:30:00Z">
        <w:r w:rsidR="004E0CF9" w:rsidRPr="00FC3C81" w:rsidDel="00480AF4">
          <w:delText xml:space="preserve"> </w:delText>
        </w:r>
      </w:del>
      <w:r w:rsidR="004E0CF9" w:rsidRPr="00FC3C81">
        <w:t>%</w:t>
      </w:r>
      <w:del w:id="846" w:author="Michel Lang" w:date="2024-02-19T16:12:00Z">
        <w:r w:rsidRPr="00FC3C81" w:rsidDel="003C051F">
          <w:delText>)</w:delText>
        </w:r>
      </w:del>
      <w:r w:rsidRPr="00FC3C81">
        <w:t xml:space="preserve">. The starting date of the historical period is even more difficult to estimate, particularly in comparison with the estimate from </w:t>
      </w:r>
      <w:r w:rsidRPr="00FC3C81">
        <w:rPr>
          <w:i/>
        </w:rPr>
        <w:t>model C</w:t>
      </w:r>
      <w:r w:rsidRPr="00FC3C81">
        <w:t>. It can be seen that the posterior distribution</w:t>
      </w:r>
      <w:del w:id="847" w:author="Mathieu Lucas" w:date="2024-05-06T16:47:00Z" w16du:dateUtc="2024-05-06T14:47:00Z">
        <w:r w:rsidRPr="00FC3C81" w:rsidDel="0024057C">
          <w:delText xml:space="preserve"> </w:delText>
        </w:r>
      </w:del>
      <w:ins w:id="848" w:author="Mathieu Lucas" w:date="2024-05-06T16:46:00Z" w16du:dateUtc="2024-05-06T14:46:00Z">
        <w:r w:rsidR="0024057C">
          <w:t xml:space="preserve"> </w:t>
        </w:r>
        <w:r w:rsidR="0024057C" w:rsidRPr="0024057C">
          <w:rPr>
            <w:i/>
            <w:iCs/>
            <w:rPrChange w:id="849" w:author="Mathieu Lucas" w:date="2024-05-06T16:47:00Z" w16du:dateUtc="2024-05-06T14:47:00Z">
              <w:rPr/>
            </w:rPrChange>
          </w:rPr>
          <w:t>t*</w:t>
        </w:r>
        <w:r w:rsidR="0024057C">
          <w:t xml:space="preserve"> </w:t>
        </w:r>
      </w:ins>
      <w:ins w:id="850" w:author="Mathieu Lucas" w:date="2024-05-06T16:47:00Z" w16du:dateUtc="2024-05-06T14:47:00Z">
        <w:r w:rsidR="0024057C">
          <w:t xml:space="preserve">of </w:t>
        </w:r>
        <w:r w:rsidR="0024057C" w:rsidRPr="0024057C">
          <w:rPr>
            <w:i/>
            <w:iCs/>
            <w:rPrChange w:id="851" w:author="Mathieu Lucas" w:date="2024-05-06T16:47:00Z" w16du:dateUtc="2024-05-06T14:47:00Z">
              <w:rPr/>
            </w:rPrChange>
          </w:rPr>
          <w:t>model D</w:t>
        </w:r>
        <w:r w:rsidR="0024057C">
          <w:t xml:space="preserve"> </w:t>
        </w:r>
      </w:ins>
      <w:r w:rsidRPr="00FC3C81">
        <w:t xml:space="preserve">is very similar to the </w:t>
      </w:r>
      <w:r w:rsidR="00E41C0E" w:rsidRPr="00FC3C81">
        <w:t>prior</w:t>
      </w:r>
      <w:r w:rsidRPr="00FC3C81">
        <w:t xml:space="preserve"> </w:t>
      </w:r>
      <w:r w:rsidR="00A53829" w:rsidRPr="00FC3C81">
        <w:t xml:space="preserve">Uniform </w:t>
      </w:r>
      <w:r w:rsidRPr="00FC3C81">
        <w:t>distribution</w:t>
      </w:r>
      <w:r w:rsidR="0063144D" w:rsidRPr="00FC3C81">
        <w:t xml:space="preserve"> (</w:t>
      </w:r>
      <w:ins w:id="852" w:author="Mathieu Lucas" w:date="2024-05-06T16:30:00Z" w16du:dateUtc="2024-05-06T14:30:00Z">
        <w:r w:rsidR="00480AF4" w:rsidRPr="00480AF4">
          <w:fldChar w:fldCharType="begin"/>
        </w:r>
        <w:r w:rsidR="00480AF4" w:rsidRPr="00480AF4">
          <w:instrText xml:space="preserve"> REF _Ref165904694 \h </w:instrText>
        </w:r>
        <w:r w:rsidR="00480AF4">
          <w:instrText xml:space="preserve"> \* MERGEFORMAT </w:instrText>
        </w:r>
      </w:ins>
      <w:ins w:id="853" w:author="Mathieu Lucas" w:date="2024-05-06T16:30:00Z" w16du:dateUtc="2024-05-06T14:30:00Z">
        <w:r w:rsidR="00480AF4" w:rsidRPr="00480AF4">
          <w:fldChar w:fldCharType="separate"/>
        </w:r>
      </w:ins>
      <w:ins w:id="854" w:author="Mathieu Lucas" w:date="2024-05-06T17:08:00Z" w16du:dateUtc="2024-05-06T15:08:00Z">
        <w:r w:rsidR="007A5054" w:rsidRPr="007A5054">
          <w:rPr>
            <w:rPrChange w:id="855" w:author="Mathieu Lucas" w:date="2024-05-06T17:08:00Z" w16du:dateUtc="2024-05-06T15:08:00Z">
              <w:rPr>
                <w:b/>
                <w:bCs/>
              </w:rPr>
            </w:rPrChange>
          </w:rPr>
          <w:t xml:space="preserve">Figure </w:t>
        </w:r>
        <w:r w:rsidR="007A5054" w:rsidRPr="007A5054">
          <w:rPr>
            <w:noProof/>
            <w:rPrChange w:id="856" w:author="Mathieu Lucas" w:date="2024-05-06T17:08:00Z" w16du:dateUtc="2024-05-06T15:08:00Z">
              <w:rPr>
                <w:noProof/>
                <w:sz w:val="20"/>
                <w:szCs w:val="20"/>
              </w:rPr>
            </w:rPrChange>
          </w:rPr>
          <w:t>3</w:t>
        </w:r>
      </w:ins>
      <w:ins w:id="857" w:author="Mathieu Lucas" w:date="2024-05-06T16:30:00Z" w16du:dateUtc="2024-05-06T14:30:00Z">
        <w:r w:rsidR="00480AF4" w:rsidRPr="00480AF4">
          <w:fldChar w:fldCharType="end"/>
        </w:r>
      </w:ins>
      <w:del w:id="858" w:author="Mathieu Lucas" w:date="2024-05-06T16:30:00Z" w16du:dateUtc="2024-05-06T14:30:00Z">
        <w:r w:rsidR="0063144D" w:rsidRPr="00FC3C81" w:rsidDel="00480AF4">
          <w:fldChar w:fldCharType="begin"/>
        </w:r>
        <w:r w:rsidR="0063144D" w:rsidRPr="00FC3C81" w:rsidDel="00480AF4">
          <w:delInstrText xml:space="preserve"> REF _Ref142560656 </w:delInstrText>
        </w:r>
        <w:r w:rsidR="0063144D" w:rsidRPr="00FC3C81" w:rsidDel="00480AF4">
          <w:fldChar w:fldCharType="separate"/>
        </w:r>
        <w:r w:rsidR="00EC3AA6" w:rsidRPr="00FC3C81" w:rsidDel="00480AF4">
          <w:rPr>
            <w:bCs/>
            <w:i/>
          </w:rPr>
          <w:delText xml:space="preserve">Figure </w:delText>
        </w:r>
        <w:r w:rsidR="00EC3AA6" w:rsidRPr="00FC3C81" w:rsidDel="00480AF4">
          <w:rPr>
            <w:bCs/>
            <w:i/>
            <w:noProof/>
          </w:rPr>
          <w:delText>5</w:delText>
        </w:r>
        <w:r w:rsidR="0063144D" w:rsidRPr="00FC3C81" w:rsidDel="00480AF4">
          <w:fldChar w:fldCharType="end"/>
        </w:r>
      </w:del>
      <w:r w:rsidR="0063144D" w:rsidRPr="00FC3C81">
        <w:t>b)</w:t>
      </w:r>
      <w:r w:rsidRPr="00FC3C81">
        <w:t xml:space="preserve">, although it is slightly asymmetrical and shows a maximum not far from the true value (the year 1816). However, the </w:t>
      </w:r>
      <w:r w:rsidR="005E6816" w:rsidRPr="00FC3C81">
        <w:t xml:space="preserve">flood discharge </w:t>
      </w:r>
      <w:r w:rsidRPr="00FC3C81">
        <w:t xml:space="preserve">quantiles are less uncertain for </w:t>
      </w:r>
      <w:r w:rsidRPr="00FC3C81">
        <w:rPr>
          <w:i/>
        </w:rPr>
        <w:t>model D</w:t>
      </w:r>
      <w:r w:rsidRPr="00FC3C81">
        <w:t xml:space="preserve"> than for </w:t>
      </w:r>
      <w:r w:rsidRPr="00FC3C81">
        <w:rPr>
          <w:i/>
        </w:rPr>
        <w:t>model B</w:t>
      </w:r>
      <w:r w:rsidRPr="00FC3C81">
        <w:t xml:space="preserve">. </w:t>
      </w:r>
      <w:ins w:id="859" w:author="Mathieu Lucas" w:date="2024-05-03T14:14:00Z" w16du:dateUtc="2024-05-03T12:14:00Z">
        <w:r w:rsidR="00880971" w:rsidRPr="00880971">
          <w:t xml:space="preserve">The precise reasons for this are unclear at this stage but this might be due to some correlations between parameters. In particular, the Pearson </w:t>
        </w:r>
        <w:r w:rsidR="00880971" w:rsidRPr="00880971">
          <w:lastRenderedPageBreak/>
          <w:t xml:space="preserve">correlation coefficient </w:t>
        </w:r>
      </w:ins>
      <w:ins w:id="860" w:author="Mathieu Lucas" w:date="2024-05-03T14:15:00Z" w16du:dateUtc="2024-05-03T12:15:00Z">
        <w:r w:rsidR="00880971" w:rsidRPr="003D6BCB">
          <w:rPr>
            <w:i/>
            <w:iCs/>
            <w:rPrChange w:id="861" w:author="Mathieu Lucas" w:date="2024-05-03T14:17:00Z" w16du:dateUtc="2024-05-03T12:17:00Z">
              <w:rPr/>
            </w:rPrChange>
          </w:rPr>
          <w:t>ρ</w:t>
        </w:r>
      </w:ins>
      <w:ins w:id="862" w:author="Mathieu Lucas" w:date="2024-05-03T14:14:00Z" w16du:dateUtc="2024-05-03T12:14:00Z">
        <w:r w:rsidR="00880971" w:rsidRPr="00880971">
          <w:t xml:space="preserve"> is respectively equal to 0.44 and 0.42</w:t>
        </w:r>
      </w:ins>
      <w:ins w:id="863" w:author="Mathieu Lucas" w:date="2024-05-03T14:16:00Z" w16du:dateUtc="2024-05-03T12:16:00Z">
        <w:r w:rsidR="00880971">
          <w:t xml:space="preserve"> </w:t>
        </w:r>
      </w:ins>
      <w:ins w:id="864" w:author="Mathieu Lucas" w:date="2024-05-03T14:14:00Z" w16du:dateUtc="2024-05-03T12:14:00Z">
        <w:r w:rsidR="00880971" w:rsidRPr="00880971">
          <w:t>between the length of the historical period</w:t>
        </w:r>
      </w:ins>
      <w:ins w:id="865" w:author="Mathieu Lucas" w:date="2024-05-03T14:16:00Z" w16du:dateUtc="2024-05-03T12:16:00Z">
        <w:r w:rsidR="00880971">
          <w:t xml:space="preserve"> </w:t>
        </w:r>
        <w:r w:rsidR="00880971">
          <w:rPr>
            <w:i/>
            <w:iCs/>
          </w:rPr>
          <w:t>n</w:t>
        </w:r>
      </w:ins>
      <w:ins w:id="866" w:author="Mathieu Lucas" w:date="2024-05-03T14:14:00Z" w16du:dateUtc="2024-05-03T12:14:00Z">
        <w:r w:rsidR="00880971" w:rsidRPr="00880971">
          <w:t xml:space="preserve"> and the perception threshold </w:t>
        </w:r>
        <w:r w:rsidR="00880971" w:rsidRPr="00880971">
          <w:rPr>
            <w:i/>
            <w:iCs/>
            <w:rPrChange w:id="867" w:author="Mathieu Lucas" w:date="2024-05-03T14:16:00Z" w16du:dateUtc="2024-05-03T12:16:00Z">
              <w:rPr/>
            </w:rPrChange>
          </w:rPr>
          <w:t>S</w:t>
        </w:r>
        <w:r w:rsidR="00880971" w:rsidRPr="00880971">
          <w:t xml:space="preserve">, as well as between the perception threshold </w:t>
        </w:r>
        <w:r w:rsidR="00880971" w:rsidRPr="00880971">
          <w:rPr>
            <w:i/>
            <w:iCs/>
            <w:rPrChange w:id="868" w:author="Mathieu Lucas" w:date="2024-05-03T14:16:00Z" w16du:dateUtc="2024-05-03T12:16:00Z">
              <w:rPr/>
            </w:rPrChange>
          </w:rPr>
          <w:t>S</w:t>
        </w:r>
        <w:r w:rsidR="00880971" w:rsidRPr="00880971">
          <w:t xml:space="preserve"> and the shape parameter </w:t>
        </w:r>
        <w:r w:rsidR="00880971" w:rsidRPr="00880971">
          <w:rPr>
            <w:i/>
            <w:iCs/>
            <w:rPrChange w:id="869" w:author="Mathieu Lucas" w:date="2024-05-03T14:16:00Z" w16du:dateUtc="2024-05-03T12:16:00Z">
              <w:rPr/>
            </w:rPrChange>
          </w:rPr>
          <w:t>ξ</w:t>
        </w:r>
        <w:r w:rsidR="00880971" w:rsidRPr="00880971">
          <w:t>.</w:t>
        </w:r>
      </w:ins>
      <w:del w:id="870" w:author="Mathieu Lucas" w:date="2024-05-03T14:14:00Z" w16du:dateUtc="2024-05-03T12:14:00Z">
        <w:r w:rsidRPr="00FC3C81" w:rsidDel="00880971">
          <w:delText>The precise reasons for this are unclear at this stage but this might be due to correlations between parameters</w:delText>
        </w:r>
      </w:del>
      <w:del w:id="871" w:author="Mathieu Lucas" w:date="2024-04-30T12:56:00Z" w16du:dateUtc="2024-04-30T10:56:00Z">
        <w:r w:rsidR="005E6816" w:rsidRPr="00FC3C81" w:rsidDel="00FD0568">
          <w:delText xml:space="preserve"> (</w:delText>
        </w:r>
        <w:r w:rsidR="009003C1" w:rsidRPr="00FC3C81" w:rsidDel="00FD0568">
          <w:fldChar w:fldCharType="begin"/>
        </w:r>
        <w:r w:rsidR="009003C1" w:rsidRPr="00FC3C81" w:rsidDel="00FD0568">
          <w:delInstrText xml:space="preserve"> REF _Ref146725191 </w:delInstrText>
        </w:r>
        <w:r w:rsidR="009003C1" w:rsidRPr="00FC3C81" w:rsidDel="00FD0568">
          <w:fldChar w:fldCharType="separate"/>
        </w:r>
        <w:r w:rsidR="00EC3AA6" w:rsidRPr="00FC3C81" w:rsidDel="00FD0568">
          <w:rPr>
            <w:bCs/>
            <w:i/>
          </w:rPr>
          <w:delText xml:space="preserve">Figure </w:delText>
        </w:r>
        <w:r w:rsidR="00EC3AA6" w:rsidRPr="00FC3C81" w:rsidDel="00FD0568">
          <w:rPr>
            <w:bCs/>
            <w:i/>
            <w:noProof/>
          </w:rPr>
          <w:delText>6</w:delText>
        </w:r>
        <w:r w:rsidR="009003C1" w:rsidRPr="00FC3C81" w:rsidDel="00FD0568">
          <w:fldChar w:fldCharType="end"/>
        </w:r>
        <w:r w:rsidR="005E6816" w:rsidRPr="00FC3C81" w:rsidDel="00FD0568">
          <w:delText>)</w:delText>
        </w:r>
      </w:del>
      <w:del w:id="872" w:author="Mathieu Lucas" w:date="2024-05-03T14:14:00Z" w16du:dateUtc="2024-05-03T12:14:00Z">
        <w:r w:rsidRPr="00FC3C81" w:rsidDel="00880971">
          <w:fldChar w:fldCharType="begin"/>
        </w:r>
        <w:r w:rsidRPr="00FC3C81" w:rsidDel="00880971">
          <w:delInstrText>REF _Ref142566085 \h</w:delInstrText>
        </w:r>
        <w:r w:rsidRPr="00FC3C81" w:rsidDel="00880971">
          <w:fldChar w:fldCharType="end"/>
        </w:r>
        <w:r w:rsidRPr="00FC3C81" w:rsidDel="00880971">
          <w:delText>. In particular, there is a fairly</w:delText>
        </w:r>
        <w:r w:rsidR="005E6816" w:rsidRPr="00FC3C81" w:rsidDel="00880971">
          <w:delText xml:space="preserve"> </w:delText>
        </w:r>
        <w:r w:rsidRPr="00FC3C81" w:rsidDel="00880971">
          <w:delText xml:space="preserve">high correlation between the </w:delText>
        </w:r>
        <w:r w:rsidR="000772EB" w:rsidRPr="00FC3C81" w:rsidDel="00880971">
          <w:delText>length</w:delText>
        </w:r>
        <w:r w:rsidRPr="00FC3C81" w:rsidDel="00880971">
          <w:delText xml:space="preserve"> </w:delText>
        </w:r>
        <w:r w:rsidRPr="00FC3C81" w:rsidDel="00880971">
          <w:rPr>
            <w:i/>
          </w:rPr>
          <w:delText>n</w:delText>
        </w:r>
        <w:r w:rsidRPr="00FC3C81" w:rsidDel="00880971">
          <w:delText xml:space="preserve"> of the historical period and the perception threshold </w:delText>
        </w:r>
        <w:r w:rsidRPr="00FC3C81" w:rsidDel="00880971">
          <w:rPr>
            <w:i/>
          </w:rPr>
          <w:delText>S</w:delText>
        </w:r>
        <w:r w:rsidRPr="00FC3C81" w:rsidDel="00880971">
          <w:delText xml:space="preserve">, as well as between the perception threshold </w:delText>
        </w:r>
        <w:r w:rsidRPr="00FC3C81" w:rsidDel="00880971">
          <w:rPr>
            <w:i/>
          </w:rPr>
          <w:delText>S</w:delText>
        </w:r>
        <w:r w:rsidRPr="00FC3C81" w:rsidDel="00880971">
          <w:delText xml:space="preserve"> and the shape parameter </w:delText>
        </w:r>
        <w:r w:rsidRPr="00FC3C81" w:rsidDel="00880971">
          <w:rPr>
            <w:i/>
          </w:rPr>
          <w:delText>ξ</w:delText>
        </w:r>
        <w:r w:rsidRPr="00FC3C81" w:rsidDel="00880971">
          <w:delText>.</w:delText>
        </w:r>
      </w:del>
    </w:p>
    <w:p w14:paraId="2A653BBB" w14:textId="666EBBA9" w:rsidR="00EA7F68" w:rsidRPr="00FC3C81" w:rsidDel="00FD0568" w:rsidRDefault="00A53829">
      <w:pPr>
        <w:pStyle w:val="Style1"/>
        <w:rPr>
          <w:del w:id="873" w:author="Mathieu Lucas" w:date="2024-04-30T12:56:00Z" w16du:dateUtc="2024-04-30T10:56:00Z"/>
        </w:rPr>
      </w:pPr>
      <w:del w:id="874" w:author="Mathieu Lucas" w:date="2024-04-30T12:56:00Z" w16du:dateUtc="2024-04-30T10:56:00Z">
        <w:r w:rsidRPr="00FC3C81" w:rsidDel="00FD0568">
          <w:rPr>
            <w:noProof/>
          </w:rPr>
          <w:drawing>
            <wp:inline distT="0" distB="0" distL="0" distR="0" wp14:anchorId="613A13B5" wp14:editId="7689BDD9">
              <wp:extent cx="5760000" cy="23076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6C.jpg"/>
                      <pic:cNvPicPr/>
                    </pic:nvPicPr>
                    <pic:blipFill>
                      <a:blip r:embed="rId16">
                        <a:extLst>
                          <a:ext uri="{28A0092B-C50C-407E-A947-70E740481C1C}">
                            <a14:useLocalDpi xmlns:a14="http://schemas.microsoft.com/office/drawing/2010/main" val="0"/>
                          </a:ext>
                        </a:extLst>
                      </a:blip>
                      <a:stretch>
                        <a:fillRect/>
                      </a:stretch>
                    </pic:blipFill>
                    <pic:spPr>
                      <a:xfrm>
                        <a:off x="0" y="0"/>
                        <a:ext cx="5760000" cy="2307600"/>
                      </a:xfrm>
                      <a:prstGeom prst="rect">
                        <a:avLst/>
                      </a:prstGeom>
                    </pic:spPr>
                  </pic:pic>
                </a:graphicData>
              </a:graphic>
            </wp:inline>
          </w:drawing>
        </w:r>
      </w:del>
    </w:p>
    <w:p w14:paraId="08B1323B" w14:textId="201CE58F" w:rsidR="00EA7F68" w:rsidRPr="00FC3C81" w:rsidDel="00FD0568" w:rsidRDefault="00BE455D">
      <w:pPr>
        <w:pStyle w:val="Style1"/>
        <w:rPr>
          <w:del w:id="875" w:author="Mathieu Lucas" w:date="2024-04-30T12:56:00Z" w16du:dateUtc="2024-04-30T10:56:00Z"/>
          <w:bCs/>
          <w:i/>
        </w:rPr>
      </w:pPr>
      <w:bookmarkStart w:id="876" w:name="_Ref146725191"/>
      <w:del w:id="877" w:author="Mathieu Lucas" w:date="2024-04-30T12:56:00Z" w16du:dateUtc="2024-04-30T10:56:00Z">
        <w:r w:rsidRPr="00FC3C81" w:rsidDel="00FD0568">
          <w:rPr>
            <w:bCs/>
            <w:i/>
          </w:rPr>
          <w:delText>Figure</w:delText>
        </w:r>
        <w:bookmarkStart w:id="878" w:name="_Ref142566085"/>
        <w:bookmarkEnd w:id="878"/>
        <w:r w:rsidRPr="00FC3C81" w:rsidDel="00FD0568">
          <w:rPr>
            <w:bCs/>
            <w:i/>
          </w:rPr>
          <w:delText xml:space="preserve"> </w:delText>
        </w:r>
        <w:r w:rsidRPr="00FC3C81" w:rsidDel="00FD0568">
          <w:rPr>
            <w:bCs/>
            <w:i/>
          </w:rPr>
          <w:fldChar w:fldCharType="begin"/>
        </w:r>
        <w:r w:rsidRPr="00FC3C81" w:rsidDel="00FD0568">
          <w:rPr>
            <w:bCs/>
            <w:i/>
          </w:rPr>
          <w:delInstrText>SEQ Figure \* ARABIC</w:delInstrText>
        </w:r>
        <w:r w:rsidRPr="00FC3C81" w:rsidDel="00FD0568">
          <w:rPr>
            <w:bCs/>
            <w:i/>
          </w:rPr>
          <w:fldChar w:fldCharType="separate"/>
        </w:r>
        <w:r w:rsidR="00EC3AA6" w:rsidRPr="00FC3C81" w:rsidDel="00FD0568">
          <w:rPr>
            <w:bCs/>
            <w:i/>
            <w:noProof/>
          </w:rPr>
          <w:delText>6</w:delText>
        </w:r>
        <w:r w:rsidRPr="00FC3C81" w:rsidDel="00FD0568">
          <w:rPr>
            <w:bCs/>
            <w:i/>
          </w:rPr>
          <w:fldChar w:fldCharType="end"/>
        </w:r>
        <w:bookmarkEnd w:id="876"/>
        <w:r w:rsidRPr="00FC3C81" w:rsidDel="00FD0568">
          <w:rPr>
            <w:bCs/>
            <w:i/>
          </w:rPr>
          <w:delText xml:space="preserve"> : </w:delText>
        </w:r>
        <w:r w:rsidRPr="00FC3C81" w:rsidDel="00FD0568">
          <w:rPr>
            <w:i/>
          </w:rPr>
          <w:delText>Scatterplots of MCMC simulations from the posterior distribution for three parameters of model D: the shape parameter ξ (</w:delText>
        </w:r>
        <w:r w:rsidR="005E6816" w:rsidRPr="00FC3C81" w:rsidDel="00FD0568">
          <w:rPr>
            <w:i/>
          </w:rPr>
          <w:delText>dimension</w:delText>
        </w:r>
        <w:r w:rsidRPr="00FC3C81" w:rsidDel="00FD0568">
          <w:rPr>
            <w:i/>
          </w:rPr>
          <w:delText>less), the perception threshold S (m</w:delText>
        </w:r>
        <w:r w:rsidRPr="00FC3C81" w:rsidDel="00FD0568">
          <w:rPr>
            <w:i/>
            <w:vertAlign w:val="superscript"/>
          </w:rPr>
          <w:delText>3</w:delText>
        </w:r>
        <w:r w:rsidRPr="00FC3C81" w:rsidDel="00FD0568">
          <w:rPr>
            <w:i/>
          </w:rPr>
          <w:delText xml:space="preserve">/s) and the </w:delText>
        </w:r>
        <w:r w:rsidR="000772EB" w:rsidRPr="00FC3C81" w:rsidDel="00FD0568">
          <w:rPr>
            <w:i/>
          </w:rPr>
          <w:delText>length</w:delText>
        </w:r>
        <w:r w:rsidRPr="00FC3C81" w:rsidDel="00FD0568">
          <w:rPr>
            <w:i/>
          </w:rPr>
          <w:delText xml:space="preserve"> of the historical period n (years). The numbers </w:delText>
        </w:r>
        <w:r w:rsidR="00711350" w:rsidRPr="00FC3C81" w:rsidDel="00FD0568">
          <w:rPr>
            <w:i/>
          </w:rPr>
          <w:delText>below the graphs</w:delText>
        </w:r>
        <w:r w:rsidRPr="00FC3C81" w:rsidDel="00FD0568">
          <w:rPr>
            <w:i/>
          </w:rPr>
          <w:delText xml:space="preserve"> correspond to the Pearson correlation coefficients between the parameters and the red dots correspond to the medians.</w:delText>
        </w:r>
      </w:del>
    </w:p>
    <w:p w14:paraId="3AB9154F" w14:textId="0A110FD1" w:rsidR="00E74111" w:rsidRPr="00FC3C81" w:rsidRDefault="003A6911" w:rsidP="00E74111">
      <w:pPr>
        <w:pStyle w:val="Titre1"/>
        <w:numPr>
          <w:ilvl w:val="1"/>
          <w:numId w:val="2"/>
        </w:numPr>
        <w:jc w:val="both"/>
      </w:pPr>
      <w:r w:rsidRPr="00FC3C81">
        <w:t xml:space="preserve">Value </w:t>
      </w:r>
      <w:r w:rsidR="00BE455D" w:rsidRPr="00FC3C81">
        <w:t xml:space="preserve">of estimating the peak discharge of historical flood </w:t>
      </w:r>
    </w:p>
    <w:p w14:paraId="1521FBFF" w14:textId="62932320" w:rsidR="00EA7F68" w:rsidRDefault="00BE455D">
      <w:pPr>
        <w:pStyle w:val="Style1"/>
        <w:rPr>
          <w:ins w:id="879" w:author="Mathieu Lucas" w:date="2024-05-06T14:58:00Z" w16du:dateUtc="2024-05-06T12:58:00Z"/>
        </w:rPr>
      </w:pPr>
      <w:r w:rsidRPr="00FC3C81">
        <w:t xml:space="preserve">Binomial </w:t>
      </w:r>
      <w:r w:rsidRPr="00FC3C81">
        <w:rPr>
          <w:i/>
        </w:rPr>
        <w:t xml:space="preserve">models A, B, C </w:t>
      </w:r>
      <w:r w:rsidRPr="00FC3C81">
        <w:rPr>
          <w:iCs/>
          <w:rPrChange w:id="880" w:author="Mathieu Lucas" w:date="2024-04-30T10:48:00Z" w16du:dateUtc="2024-04-30T08:48:00Z">
            <w:rPr>
              <w:i/>
            </w:rPr>
          </w:rPrChange>
        </w:rPr>
        <w:t>and</w:t>
      </w:r>
      <w:r w:rsidRPr="00FC3C81">
        <w:rPr>
          <w:i/>
        </w:rPr>
        <w:t xml:space="preserve"> D</w:t>
      </w:r>
      <w:r w:rsidRPr="00FC3C81">
        <w:t xml:space="preserve"> only use information on the number </w:t>
      </w:r>
      <w:del w:id="881" w:author="Mathieu Lucas" w:date="2024-04-29T17:00:00Z" w16du:dateUtc="2024-04-29T15:00:00Z">
        <w:r w:rsidR="00131159" w:rsidRPr="00FC3C81" w:rsidDel="00015EAC">
          <w:rPr>
            <w:i/>
          </w:rPr>
          <w:delText>k</w:delText>
        </w:r>
        <w:r w:rsidR="00131159" w:rsidRPr="00FC3C81" w:rsidDel="00015EAC">
          <w:delText xml:space="preserve"> </w:delText>
        </w:r>
        <w:r w:rsidRPr="00FC3C81" w:rsidDel="00015EAC">
          <w:delText>of times</w:delText>
        </w:r>
      </w:del>
      <w:ins w:id="882" w:author="Mathieu Lucas" w:date="2024-04-29T17:00:00Z" w16du:dateUtc="2024-04-29T15:00:00Z">
        <w:r w:rsidR="00015EAC" w:rsidRPr="00FC3C81">
          <w:t xml:space="preserve">of times </w:t>
        </w:r>
        <w:r w:rsidR="00015EAC" w:rsidRPr="00FC3C81">
          <w:rPr>
            <w:i/>
            <w:iCs/>
          </w:rPr>
          <w:t>k</w:t>
        </w:r>
      </w:ins>
      <w:r w:rsidRPr="00FC3C81">
        <w:t xml:space="preserve"> a perception threshold </w:t>
      </w:r>
      <w:r w:rsidRPr="00FC3C81">
        <w:rPr>
          <w:i/>
        </w:rPr>
        <w:t>S</w:t>
      </w:r>
      <w:r w:rsidRPr="00FC3C81">
        <w:t xml:space="preserve"> is exceeded over a period of </w:t>
      </w:r>
      <w:r w:rsidRPr="00FC3C81">
        <w:rPr>
          <w:i/>
        </w:rPr>
        <w:t>n</w:t>
      </w:r>
      <w:r w:rsidRPr="00FC3C81">
        <w:t xml:space="preserve"> years. The discharge of historical floods that have exceeded the threshold is therefore ignored. </w:t>
      </w:r>
      <w:r w:rsidRPr="00FC3C81">
        <w:rPr>
          <w:i/>
        </w:rPr>
        <w:t>Model E</w:t>
      </w:r>
      <w:r w:rsidRPr="00FC3C81">
        <w:t xml:space="preserve"> allows peak discharge estimates (with uncertainty) to be taken into account. The results are shown in </w:t>
      </w:r>
      <w:ins w:id="883" w:author="Mathieu Lucas" w:date="2024-05-06T16:31:00Z" w16du:dateUtc="2024-05-06T14:31:00Z">
        <w:r w:rsidR="00480AF4" w:rsidRPr="00480AF4">
          <w:fldChar w:fldCharType="begin"/>
        </w:r>
        <w:r w:rsidR="00480AF4" w:rsidRPr="00480AF4">
          <w:instrText xml:space="preserve"> REF _Ref165905528 \h </w:instrText>
        </w:r>
      </w:ins>
      <w:r w:rsidR="00480AF4">
        <w:instrText xml:space="preserve"> \* MERGEFORMAT </w:instrText>
      </w:r>
      <w:r w:rsidR="00480AF4" w:rsidRPr="00480AF4">
        <w:fldChar w:fldCharType="separate"/>
      </w:r>
      <w:ins w:id="884" w:author="Mathieu Lucas" w:date="2024-05-06T17:08:00Z" w16du:dateUtc="2024-05-06T15:08:00Z">
        <w:r w:rsidR="007A5054" w:rsidRPr="007A5054">
          <w:rPr>
            <w:rPrChange w:id="885" w:author="Mathieu Lucas" w:date="2024-05-06T17:08:00Z" w16du:dateUtc="2024-05-06T15:08:00Z">
              <w:rPr>
                <w:b/>
                <w:bCs/>
              </w:rPr>
            </w:rPrChange>
          </w:rPr>
          <w:t xml:space="preserve">Figure </w:t>
        </w:r>
        <w:r w:rsidR="007A5054" w:rsidRPr="007A5054">
          <w:rPr>
            <w:noProof/>
            <w:rPrChange w:id="886" w:author="Mathieu Lucas" w:date="2024-05-06T17:08:00Z" w16du:dateUtc="2024-05-06T15:08:00Z">
              <w:rPr>
                <w:noProof/>
                <w:sz w:val="20"/>
                <w:szCs w:val="20"/>
              </w:rPr>
            </w:rPrChange>
          </w:rPr>
          <w:t>4</w:t>
        </w:r>
      </w:ins>
      <w:ins w:id="887" w:author="Mathieu Lucas" w:date="2024-05-06T16:31:00Z" w16du:dateUtc="2024-05-06T14:31:00Z">
        <w:r w:rsidR="00480AF4" w:rsidRPr="00480AF4">
          <w:fldChar w:fldCharType="end"/>
        </w:r>
        <w:r w:rsidR="00480AF4" w:rsidRPr="00480AF4">
          <w:t xml:space="preserve"> </w:t>
        </w:r>
      </w:ins>
      <w:del w:id="888" w:author="Mathieu Lucas" w:date="2024-05-06T16:31:00Z" w16du:dateUtc="2024-05-06T14:31:00Z">
        <w:r w:rsidRPr="00FC3C81" w:rsidDel="00480AF4">
          <w:fldChar w:fldCharType="begin"/>
        </w:r>
        <w:r w:rsidRPr="00FC3C81" w:rsidDel="00480AF4">
          <w:delInstrText>REF _Ref142566995 \h</w:delInstrText>
        </w:r>
        <w:r w:rsidRPr="00FC3C81" w:rsidDel="00480AF4">
          <w:fldChar w:fldCharType="separate"/>
        </w:r>
        <w:r w:rsidR="00EC3AA6" w:rsidRPr="00FC3C81" w:rsidDel="00480AF4">
          <w:rPr>
            <w:bCs/>
            <w:i/>
          </w:rPr>
          <w:delText xml:space="preserve">Figure </w:delText>
        </w:r>
        <w:r w:rsidR="00EC3AA6" w:rsidRPr="00FC3C81" w:rsidDel="00480AF4">
          <w:rPr>
            <w:bCs/>
            <w:i/>
            <w:noProof/>
          </w:rPr>
          <w:delText>7</w:delText>
        </w:r>
        <w:r w:rsidRPr="00FC3C81" w:rsidDel="00480AF4">
          <w:fldChar w:fldCharType="end"/>
        </w:r>
        <w:r w:rsidRPr="00FC3C81" w:rsidDel="00480AF4">
          <w:delText xml:space="preserve"> </w:delText>
        </w:r>
      </w:del>
      <w:r w:rsidRPr="00FC3C81">
        <w:t xml:space="preserve">and </w:t>
      </w:r>
      <w:del w:id="889" w:author="Mathieu Lucas" w:date="2024-05-03T15:03:00Z" w16du:dateUtc="2024-05-03T13:03:00Z">
        <w:r w:rsidRPr="00FC3C81" w:rsidDel="00E7594F">
          <w:fldChar w:fldCharType="begin"/>
        </w:r>
        <w:r w:rsidRPr="00FC3C81" w:rsidDel="00E7594F">
          <w:delInstrText>REF _Ref142554990 \h</w:delInstrText>
        </w:r>
        <w:r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Pr="00FC3C81" w:rsidDel="00E7594F">
          <w:fldChar w:fldCharType="end"/>
        </w:r>
      </w:del>
      <w:ins w:id="890" w:author="Mathieu Lucas" w:date="2024-05-03T15:03:00Z" w16du:dateUtc="2024-05-03T13:03:00Z">
        <w:r w:rsidR="00E7594F" w:rsidRPr="00FC3C81">
          <w:fldChar w:fldCharType="begin"/>
        </w:r>
        <w:r w:rsidR="00E7594F" w:rsidRPr="00FC3C81">
          <w:instrText>REF _Ref142554990 \h</w:instrText>
        </w:r>
      </w:ins>
      <w:ins w:id="891" w:author="Mathieu Lucas" w:date="2024-05-03T15:03:00Z" w16du:dateUtc="2024-05-03T13:03:00Z">
        <w:r w:rsidR="00E7594F" w:rsidRPr="00FC3C81">
          <w:fldChar w:fldCharType="end"/>
        </w:r>
      </w:ins>
      <w:r w:rsidRPr="00FC3C81">
        <w:t xml:space="preserve">. There is a reduction in uncertainty of around 25% for </w:t>
      </w:r>
      <w:r w:rsidRPr="00FC3C81">
        <w:rPr>
          <w:i/>
        </w:rPr>
        <w:t>Q1000</w:t>
      </w:r>
      <w:r w:rsidRPr="00FC3C81">
        <w:t xml:space="preserve"> with </w:t>
      </w:r>
      <w:r w:rsidRPr="00FC3C81">
        <w:rPr>
          <w:i/>
        </w:rPr>
        <w:t>model E</w:t>
      </w:r>
      <w:r w:rsidRPr="00FC3C81">
        <w:t xml:space="preserve"> compared to </w:t>
      </w:r>
      <w:r w:rsidR="00666380" w:rsidRPr="00FC3C81">
        <w:t>Binomial</w:t>
      </w:r>
      <w:r w:rsidRPr="00FC3C81">
        <w:t xml:space="preserve"> </w:t>
      </w:r>
      <w:r w:rsidRPr="00FC3C81">
        <w:rPr>
          <w:i/>
        </w:rPr>
        <w:t>model A</w:t>
      </w:r>
      <w:r w:rsidRPr="00FC3C81">
        <w:t xml:space="preserve"> (posterior standard deviations of 2255 and 3019 m</w:t>
      </w:r>
      <w:r w:rsidRPr="00FC3C81">
        <w:rPr>
          <w:vertAlign w:val="superscript"/>
        </w:rPr>
        <w:t>3</w:t>
      </w:r>
      <w:r w:rsidRPr="00FC3C81">
        <w:t xml:space="preserve">/s, respectively). </w:t>
      </w:r>
      <w:del w:id="892" w:author="Mathieu Lucas" w:date="2024-04-30T11:18:00Z" w16du:dateUtc="2024-04-30T09:18:00Z">
        <w:r w:rsidRPr="00FC3C81" w:rsidDel="00BC4BE0">
          <w:delText>On the other hand</w:delText>
        </w:r>
      </w:del>
      <w:ins w:id="893" w:author="Mathieu Lucas" w:date="2024-04-30T11:18:00Z" w16du:dateUtc="2024-04-30T09:18:00Z">
        <w:r w:rsidR="00BC4BE0">
          <w:t>However</w:t>
        </w:r>
      </w:ins>
      <w:r w:rsidRPr="00FC3C81">
        <w:t xml:space="preserve">, the uncertainty of </w:t>
      </w:r>
      <w:r w:rsidRPr="00FC3C81">
        <w:rPr>
          <w:i/>
        </w:rPr>
        <w:t>model E</w:t>
      </w:r>
      <w:r w:rsidRPr="00FC3C81">
        <w:t xml:space="preserve"> remains around 65% greater than that of the </w:t>
      </w:r>
      <w:r w:rsidRPr="00FC3C81">
        <w:rPr>
          <w:i/>
        </w:rPr>
        <w:t>GEV 1816-2020</w:t>
      </w:r>
      <w:r w:rsidRPr="00FC3C81">
        <w:t xml:space="preserve"> model for </w:t>
      </w:r>
      <w:r w:rsidRPr="00FC3C81">
        <w:rPr>
          <w:i/>
        </w:rPr>
        <w:t>Q1000</w:t>
      </w:r>
      <w:r w:rsidRPr="00FC3C81">
        <w:t>. Although it is not a necessary condition for using historical data, knowledge of the discharge of historical floods does reduce the uncertainty around extreme quantiles.</w:t>
      </w:r>
      <w:r w:rsidR="00746D53" w:rsidRPr="00FC3C81">
        <w:t xml:space="preserve"> However, these results are only valid for the perception threshold </w:t>
      </w:r>
      <w:r w:rsidR="00746D53" w:rsidRPr="00FC3C81">
        <w:rPr>
          <w:i/>
        </w:rPr>
        <w:t>S</w:t>
      </w:r>
      <w:r w:rsidR="00746D53" w:rsidRPr="00FC3C81">
        <w:t xml:space="preserve"> used here, which has a return period of about 15 years (with 14 exceedances during 205 years). Stedinger and Cohn (1986) and Payrastre </w:t>
      </w:r>
      <w:r w:rsidR="00746D53" w:rsidRPr="00FC3C81">
        <w:rPr>
          <w:i/>
        </w:rPr>
        <w:t>et al.</w:t>
      </w:r>
      <w:r w:rsidR="00746D53" w:rsidRPr="00FC3C81">
        <w:t xml:space="preserve"> (2011) showed that the difference in uncertainty between the results of these two types of </w:t>
      </w:r>
      <w:del w:id="894" w:author="Mathieu Lucas" w:date="2024-04-30T10:47:00Z" w16du:dateUtc="2024-04-30T08:47:00Z">
        <w:r w:rsidR="00746D53" w:rsidRPr="00FC3C81" w:rsidDel="00FC3C81">
          <w:delText>model</w:delText>
        </w:r>
      </w:del>
      <w:ins w:id="895" w:author="Mathieu Lucas" w:date="2024-04-30T10:47:00Z" w16du:dateUtc="2024-04-30T08:47:00Z">
        <w:r w:rsidR="00FC3C81" w:rsidRPr="00FC3C81">
          <w:t>models</w:t>
        </w:r>
      </w:ins>
      <w:r w:rsidR="00746D53" w:rsidRPr="00FC3C81">
        <w:t xml:space="preserve"> tends to reduce as the return period of the perception threshold increases towards 50 years or so, until it becomes negligible above this magnitude. This encourages the use of the number of exceedances of a perception threshold when it is not possible to have better information on historical floods.</w:t>
      </w:r>
    </w:p>
    <w:p w14:paraId="7AE645AE" w14:textId="77777777" w:rsidR="00FA7DA9" w:rsidRDefault="00FA7DA9">
      <w:pPr>
        <w:pStyle w:val="Style1"/>
        <w:keepNext/>
        <w:jc w:val="center"/>
        <w:rPr>
          <w:ins w:id="896" w:author="Mathieu Lucas" w:date="2024-05-06T14:58:00Z" w16du:dateUtc="2024-05-06T12:58:00Z"/>
        </w:rPr>
        <w:pPrChange w:id="897" w:author="Mathieu Lucas" w:date="2024-05-06T14:58:00Z" w16du:dateUtc="2024-05-06T12:58:00Z">
          <w:pPr>
            <w:pStyle w:val="Style1"/>
            <w:jc w:val="center"/>
          </w:pPr>
        </w:pPrChange>
      </w:pPr>
      <w:ins w:id="898" w:author="Mathieu Lucas" w:date="2024-05-06T14:58:00Z" w16du:dateUtc="2024-05-06T12:58:00Z">
        <w:r>
          <w:rPr>
            <w:noProof/>
          </w:rPr>
          <w:drawing>
            <wp:inline distT="0" distB="0" distL="0" distR="0" wp14:anchorId="462D5C74" wp14:editId="134ED037">
              <wp:extent cx="5580062" cy="2974676"/>
              <wp:effectExtent l="0" t="0" r="1905" b="0"/>
              <wp:docPr id="24348236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9973" cy="2979960"/>
                      </a:xfrm>
                      <a:prstGeom prst="rect">
                        <a:avLst/>
                      </a:prstGeom>
                      <a:noFill/>
                      <a:ln>
                        <a:noFill/>
                      </a:ln>
                    </pic:spPr>
                  </pic:pic>
                </a:graphicData>
              </a:graphic>
            </wp:inline>
          </w:drawing>
        </w:r>
      </w:ins>
    </w:p>
    <w:p w14:paraId="6A0EBE13" w14:textId="623596F6" w:rsidR="00FA7DA9" w:rsidRPr="0056467E" w:rsidRDefault="00FA7DA9">
      <w:pPr>
        <w:pStyle w:val="Lgende"/>
        <w:jc w:val="center"/>
        <w:rPr>
          <w:sz w:val="20"/>
          <w:szCs w:val="20"/>
          <w:rPrChange w:id="899" w:author="Mathieu Lucas" w:date="2024-05-06T15:12:00Z" w16du:dateUtc="2024-05-06T13:12:00Z">
            <w:rPr/>
          </w:rPrChange>
        </w:rPr>
        <w:pPrChange w:id="900" w:author="Mathieu Lucas" w:date="2024-05-06T14:58:00Z" w16du:dateUtc="2024-05-06T12:58:00Z">
          <w:pPr>
            <w:pStyle w:val="Style1"/>
          </w:pPr>
        </w:pPrChange>
      </w:pPr>
      <w:bookmarkStart w:id="901" w:name="_Ref165905528"/>
      <w:ins w:id="902" w:author="Mathieu Lucas" w:date="2024-05-06T14:58:00Z" w16du:dateUtc="2024-05-06T12:58:00Z">
        <w:r w:rsidRPr="0056467E">
          <w:rPr>
            <w:sz w:val="20"/>
            <w:szCs w:val="20"/>
            <w:rPrChange w:id="903" w:author="Mathieu Lucas" w:date="2024-05-06T15:12:00Z" w16du:dateUtc="2024-05-06T13:12:00Z">
              <w:rPr>
                <w:b/>
                <w:bCs/>
              </w:rPr>
            </w:rPrChange>
          </w:rPr>
          <w:t xml:space="preserve">Figure </w:t>
        </w:r>
        <w:r w:rsidRPr="0056467E">
          <w:rPr>
            <w:sz w:val="20"/>
            <w:szCs w:val="20"/>
            <w:rPrChange w:id="904" w:author="Mathieu Lucas" w:date="2024-05-06T15:12:00Z" w16du:dateUtc="2024-05-06T13:12:00Z">
              <w:rPr>
                <w:b/>
                <w:bCs/>
              </w:rPr>
            </w:rPrChange>
          </w:rPr>
          <w:fldChar w:fldCharType="begin"/>
        </w:r>
        <w:r w:rsidRPr="0056467E">
          <w:rPr>
            <w:sz w:val="20"/>
            <w:szCs w:val="20"/>
            <w:rPrChange w:id="905" w:author="Mathieu Lucas" w:date="2024-05-06T15:12:00Z" w16du:dateUtc="2024-05-06T13:12:00Z">
              <w:rPr>
                <w:b/>
                <w:bCs/>
              </w:rPr>
            </w:rPrChange>
          </w:rPr>
          <w:instrText xml:space="preserve"> SEQ Figure \* ARABIC </w:instrText>
        </w:r>
      </w:ins>
      <w:r w:rsidRPr="0056467E">
        <w:rPr>
          <w:sz w:val="20"/>
          <w:szCs w:val="20"/>
          <w:rPrChange w:id="906" w:author="Mathieu Lucas" w:date="2024-05-06T15:12:00Z" w16du:dateUtc="2024-05-06T13:12:00Z">
            <w:rPr>
              <w:b/>
              <w:bCs/>
            </w:rPr>
          </w:rPrChange>
        </w:rPr>
        <w:fldChar w:fldCharType="separate"/>
      </w:r>
      <w:ins w:id="907" w:author="Mathieu Lucas" w:date="2024-05-06T17:08:00Z" w16du:dateUtc="2024-05-06T15:08:00Z">
        <w:r w:rsidR="007A5054">
          <w:rPr>
            <w:noProof/>
            <w:sz w:val="20"/>
            <w:szCs w:val="20"/>
          </w:rPr>
          <w:t>4</w:t>
        </w:r>
      </w:ins>
      <w:ins w:id="908" w:author="Mathieu Lucas" w:date="2024-05-06T14:58:00Z" w16du:dateUtc="2024-05-06T12:58:00Z">
        <w:r w:rsidRPr="0056467E">
          <w:rPr>
            <w:sz w:val="20"/>
            <w:szCs w:val="20"/>
            <w:rPrChange w:id="909" w:author="Mathieu Lucas" w:date="2024-05-06T15:12:00Z" w16du:dateUtc="2024-05-06T13:12:00Z">
              <w:rPr>
                <w:b/>
                <w:bCs/>
              </w:rPr>
            </w:rPrChange>
          </w:rPr>
          <w:fldChar w:fldCharType="end"/>
        </w:r>
        <w:bookmarkEnd w:id="901"/>
        <w:r w:rsidRPr="0056467E">
          <w:rPr>
            <w:sz w:val="20"/>
            <w:szCs w:val="20"/>
            <w:rPrChange w:id="910" w:author="Mathieu Lucas" w:date="2024-05-06T15:12:00Z" w16du:dateUtc="2024-05-06T13:12:00Z">
              <w:rPr>
                <w:b/>
                <w:bCs/>
              </w:rPr>
            </w:rPrChange>
          </w:rPr>
          <w:t xml:space="preserve">: </w:t>
        </w:r>
      </w:ins>
      <w:ins w:id="911" w:author="Mathieu Lucas" w:date="2024-05-06T15:11:00Z" w16du:dateUtc="2024-05-06T13:11:00Z">
        <w:r w:rsidR="0056467E" w:rsidRPr="0056467E">
          <w:rPr>
            <w:b w:val="0"/>
            <w:bCs w:val="0"/>
            <w:sz w:val="20"/>
            <w:szCs w:val="20"/>
            <w:rPrChange w:id="912" w:author="Mathieu Lucas" w:date="2024-05-06T15:12:00Z" w16du:dateUtc="2024-05-06T13:12:00Z">
              <w:rPr>
                <w:b/>
                <w:bCs/>
              </w:rPr>
            </w:rPrChange>
          </w:rPr>
          <w:t xml:space="preserve">Q100 and Q1000 floods with 95% credibility intervals displayed as error bars. AMAX long refers to an annual maximum sample on the 1816-2020 period; Mixed refers to a mixed sample (“historical” floods on the 1816-1969 period and AMAX 1970-2020). Model A uses only the number of times the perception threshold has been exceeded, while </w:t>
        </w:r>
      </w:ins>
      <w:ins w:id="913" w:author="Mathieu Lucas" w:date="2024-05-06T15:13:00Z" w16du:dateUtc="2024-05-06T13:13:00Z">
        <w:r w:rsidR="0056467E">
          <w:rPr>
            <w:b w:val="0"/>
            <w:bCs w:val="0"/>
            <w:sz w:val="20"/>
            <w:szCs w:val="20"/>
          </w:rPr>
          <w:t>M</w:t>
        </w:r>
      </w:ins>
      <w:ins w:id="914" w:author="Mathieu Lucas" w:date="2024-05-06T15:11:00Z" w16du:dateUtc="2024-05-06T13:11:00Z">
        <w:r w:rsidR="0056467E" w:rsidRPr="0056467E">
          <w:rPr>
            <w:b w:val="0"/>
            <w:bCs w:val="0"/>
            <w:sz w:val="20"/>
            <w:szCs w:val="20"/>
            <w:rPrChange w:id="915" w:author="Mathieu Lucas" w:date="2024-05-06T15:12:00Z" w16du:dateUtc="2024-05-06T13:12:00Z">
              <w:rPr>
                <w:b/>
                <w:bCs/>
              </w:rPr>
            </w:rPrChange>
          </w:rPr>
          <w:t>odel E considers the peak discharge (and its uncertainty) of each historical flood that exceeded threshold S. Perception threshold S and start date of historical period t* are considered perfectly known (models A and E).</w:t>
        </w:r>
      </w:ins>
    </w:p>
    <w:p w14:paraId="53CD1836" w14:textId="5E61432E" w:rsidR="00EA7F68" w:rsidRPr="00FC3C81" w:rsidDel="00FA7DA9" w:rsidRDefault="00E95FA0">
      <w:pPr>
        <w:pStyle w:val="Style1"/>
        <w:rPr>
          <w:del w:id="916" w:author="Mathieu Lucas" w:date="2024-05-06T14:57:00Z" w16du:dateUtc="2024-05-06T12:57:00Z"/>
        </w:rPr>
      </w:pPr>
      <w:del w:id="917" w:author="Mathieu Lucas" w:date="2024-05-06T14:57:00Z" w16du:dateUtc="2024-05-06T12:57:00Z">
        <w:r w:rsidRPr="00FC3C81" w:rsidDel="00FA7DA9">
          <w:rPr>
            <w:noProof/>
          </w:rPr>
          <w:lastRenderedPageBreak/>
          <w:drawing>
            <wp:inline distT="0" distB="0" distL="0" distR="0" wp14:anchorId="670D4177" wp14:editId="2D4B0982">
              <wp:extent cx="5400000" cy="387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7B.JPG"/>
                      <pic:cNvPicPr/>
                    </pic:nvPicPr>
                    <pic:blipFill rotWithShape="1">
                      <a:blip r:embed="rId18">
                        <a:extLst>
                          <a:ext uri="{28A0092B-C50C-407E-A947-70E740481C1C}">
                            <a14:useLocalDpi xmlns:a14="http://schemas.microsoft.com/office/drawing/2010/main" val="0"/>
                          </a:ext>
                        </a:extLst>
                      </a:blip>
                      <a:srcRect r="29872" b="10639"/>
                      <a:stretch/>
                    </pic:blipFill>
                    <pic:spPr bwMode="auto">
                      <a:xfrm>
                        <a:off x="0" y="0"/>
                        <a:ext cx="5400000" cy="3870000"/>
                      </a:xfrm>
                      <a:prstGeom prst="rect">
                        <a:avLst/>
                      </a:prstGeom>
                      <a:ln>
                        <a:noFill/>
                      </a:ln>
                      <a:extLst>
                        <a:ext uri="{53640926-AAD7-44D8-BBD7-CCE9431645EC}">
                          <a14:shadowObscured xmlns:a14="http://schemas.microsoft.com/office/drawing/2010/main"/>
                        </a:ext>
                      </a:extLst>
                    </pic:spPr>
                  </pic:pic>
                </a:graphicData>
              </a:graphic>
            </wp:inline>
          </w:drawing>
        </w:r>
      </w:del>
      <w:ins w:id="918" w:author="Michel Lang" w:date="2024-02-20T11:27:00Z">
        <w:del w:id="919" w:author="Mathieu Lucas" w:date="2024-05-06T14:57:00Z" w16du:dateUtc="2024-05-06T12:57:00Z">
          <w:r w:rsidR="00B94A0F" w:rsidRPr="00FC3C81" w:rsidDel="00FA7DA9">
            <w:rPr>
              <w:noProof/>
            </w:rPr>
            <w:drawing>
              <wp:inline distT="0" distB="0" distL="0" distR="0" wp14:anchorId="796ABE4C" wp14:editId="1BB25D2B">
                <wp:extent cx="5400000" cy="4348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7B.JPG"/>
                        <pic:cNvPicPr/>
                      </pic:nvPicPr>
                      <pic:blipFill rotWithShape="1">
                        <a:blip r:embed="rId19">
                          <a:extLst>
                            <a:ext uri="{28A0092B-C50C-407E-A947-70E740481C1C}">
                              <a14:useLocalDpi xmlns:a14="http://schemas.microsoft.com/office/drawing/2010/main" val="0"/>
                            </a:ext>
                          </a:extLst>
                        </a:blip>
                        <a:srcRect r="30143"/>
                        <a:stretch/>
                      </pic:blipFill>
                      <pic:spPr bwMode="auto">
                        <a:xfrm>
                          <a:off x="0" y="0"/>
                          <a:ext cx="5400000" cy="4348800"/>
                        </a:xfrm>
                        <a:prstGeom prst="rect">
                          <a:avLst/>
                        </a:prstGeom>
                        <a:ln>
                          <a:noFill/>
                        </a:ln>
                        <a:extLst>
                          <a:ext uri="{53640926-AAD7-44D8-BBD7-CCE9431645EC}">
                            <a14:shadowObscured xmlns:a14="http://schemas.microsoft.com/office/drawing/2010/main"/>
                          </a:ext>
                        </a:extLst>
                      </pic:spPr>
                    </pic:pic>
                  </a:graphicData>
                </a:graphic>
              </wp:inline>
            </w:drawing>
          </w:r>
        </w:del>
      </w:ins>
    </w:p>
    <w:p w14:paraId="7E26C0C1" w14:textId="5E6482E8" w:rsidR="00EA7F68" w:rsidRPr="00FC3C81" w:rsidDel="00FA7DA9" w:rsidRDefault="00BE455D">
      <w:pPr>
        <w:pStyle w:val="Style1"/>
        <w:rPr>
          <w:del w:id="920" w:author="Mathieu Lucas" w:date="2024-05-06T14:57:00Z" w16du:dateUtc="2024-05-06T12:57:00Z"/>
          <w:bCs/>
          <w:i/>
        </w:rPr>
      </w:pPr>
      <w:bookmarkStart w:id="921" w:name="_Ref142566995"/>
      <w:del w:id="922" w:author="Mathieu Lucas" w:date="2024-05-06T14:57:00Z" w16du:dateUtc="2024-05-06T12:57:00Z">
        <w:r w:rsidRPr="00FC3C81" w:rsidDel="00FA7DA9">
          <w:rPr>
            <w:bCs/>
            <w:i/>
          </w:rPr>
          <w:delText xml:space="preserve">Figure </w:delText>
        </w:r>
        <w:r w:rsidRPr="00FC3C81" w:rsidDel="00FA7DA9">
          <w:rPr>
            <w:bCs/>
            <w:i/>
          </w:rPr>
          <w:fldChar w:fldCharType="begin"/>
        </w:r>
        <w:r w:rsidRPr="00FC3C81" w:rsidDel="00FA7DA9">
          <w:rPr>
            <w:bCs/>
            <w:i/>
          </w:rPr>
          <w:delInstrText>SEQ Figure \* ARABIC</w:delInstrText>
        </w:r>
        <w:r w:rsidRPr="00FC3C81" w:rsidDel="00FA7DA9">
          <w:rPr>
            <w:bCs/>
            <w:i/>
          </w:rPr>
          <w:fldChar w:fldCharType="separate"/>
        </w:r>
        <w:r w:rsidR="00EC3AA6" w:rsidRPr="00FC3C81" w:rsidDel="00FA7DA9">
          <w:rPr>
            <w:bCs/>
            <w:i/>
            <w:noProof/>
          </w:rPr>
          <w:delText>7</w:delText>
        </w:r>
        <w:r w:rsidRPr="00FC3C81" w:rsidDel="00FA7DA9">
          <w:rPr>
            <w:bCs/>
            <w:i/>
          </w:rPr>
          <w:fldChar w:fldCharType="end"/>
        </w:r>
        <w:bookmarkEnd w:id="921"/>
        <w:r w:rsidRPr="00FC3C81" w:rsidDel="00FA7DA9">
          <w:rPr>
            <w:bCs/>
            <w:i/>
          </w:rPr>
          <w:delText xml:space="preserve"> : </w:delText>
        </w:r>
      </w:del>
      <w:ins w:id="923" w:author="Michel Lang" w:date="2024-02-19T16:13:00Z">
        <w:del w:id="924" w:author="Mathieu Lucas" w:date="2024-05-06T14:57:00Z" w16du:dateUtc="2024-05-06T12:57:00Z">
          <w:r w:rsidR="003C051F" w:rsidRPr="00FC3C81" w:rsidDel="00FA7DA9">
            <w:rPr>
              <w:bCs/>
              <w:i/>
            </w:rPr>
            <w:delText>Q100 and Q1000 floods with 95% credibility intervals displayed as error bars. AMAX long refers to an annual maximum sample on the 1816-2020 period; Mixed refer</w:delText>
          </w:r>
        </w:del>
      </w:ins>
      <w:ins w:id="925" w:author="Michel Lang" w:date="2024-02-19T16:14:00Z">
        <w:del w:id="926" w:author="Mathieu Lucas" w:date="2024-05-06T14:57:00Z" w16du:dateUtc="2024-05-06T12:57:00Z">
          <w:r w:rsidR="003C051F" w:rsidRPr="00FC3C81" w:rsidDel="00FA7DA9">
            <w:rPr>
              <w:bCs/>
              <w:i/>
            </w:rPr>
            <w:delText>s</w:delText>
          </w:r>
        </w:del>
      </w:ins>
      <w:ins w:id="927" w:author="Michel Lang" w:date="2024-02-19T16:13:00Z">
        <w:del w:id="928" w:author="Mathieu Lucas" w:date="2024-05-06T14:57:00Z" w16du:dateUtc="2024-05-06T12:57:00Z">
          <w:r w:rsidR="003C051F" w:rsidRPr="00FC3C81" w:rsidDel="00FA7DA9">
            <w:rPr>
              <w:bCs/>
              <w:i/>
            </w:rPr>
            <w:delText xml:space="preserve"> to a mixed sample (“historical” floods on the 1816-1969 period and AMAX 1970-2020). </w:delText>
          </w:r>
        </w:del>
      </w:ins>
      <w:del w:id="929" w:author="Mathieu Lucas" w:date="2024-05-06T14:57:00Z" w16du:dateUtc="2024-05-06T12:57:00Z">
        <w:r w:rsidRPr="00FC3C81" w:rsidDel="00FA7DA9">
          <w:rPr>
            <w:i/>
          </w:rPr>
          <w:delText>Model A uses only the number of times the perception threshold has been exceeded, while model E considers the peak discharge (and its uncertainty) of each historical flood that exceeded threshold S.</w:delText>
        </w:r>
      </w:del>
    </w:p>
    <w:p w14:paraId="65A65A6D" w14:textId="77777777" w:rsidR="00EA7F68" w:rsidRDefault="00BE455D">
      <w:pPr>
        <w:pStyle w:val="Titre1"/>
        <w:numPr>
          <w:ilvl w:val="0"/>
          <w:numId w:val="2"/>
        </w:numPr>
        <w:jc w:val="both"/>
        <w:rPr>
          <w:ins w:id="930" w:author="Mathieu Lucas" w:date="2024-04-30T12:48:00Z" w16du:dateUtc="2024-04-30T10:48:00Z"/>
        </w:rPr>
      </w:pPr>
      <w:r w:rsidRPr="00FC3C81">
        <w:t>Flood Frequency Analysis on the 1500-2020 period</w:t>
      </w:r>
    </w:p>
    <w:p w14:paraId="0EE6CC14" w14:textId="7BEC3D94" w:rsidR="0056467E" w:rsidRDefault="00903522">
      <w:pPr>
        <w:pStyle w:val="Style1"/>
        <w:rPr>
          <w:ins w:id="931" w:author="Mathieu Lucas" w:date="2024-05-03T14:35:00Z" w16du:dateUtc="2024-05-03T12:35:00Z"/>
        </w:rPr>
        <w:pPrChange w:id="932" w:author="Mathieu Lucas" w:date="2024-05-06T14:14:00Z" w16du:dateUtc="2024-05-06T12:14:00Z">
          <w:pPr>
            <w:jc w:val="both"/>
          </w:pPr>
        </w:pPrChange>
      </w:pPr>
      <w:ins w:id="933" w:author="Mathieu Lucas" w:date="2024-05-03T14:34:00Z" w16du:dateUtc="2024-05-03T12:34:00Z">
        <w:r w:rsidRPr="00903522">
          <w:t>In the previous section, we used a synthetic case study from a 205-year systematic record (1816-2020), which gives a baseline to compare the performance of five proposed models (A, B, C, D, E) with known parameters (</w:t>
        </w:r>
        <w:r w:rsidRPr="00903522">
          <w:rPr>
            <w:i/>
            <w:iCs/>
            <w:rPrChange w:id="934" w:author="Mathieu Lucas" w:date="2024-05-03T14:34:00Z" w16du:dateUtc="2024-05-03T12:34:00Z">
              <w:rPr/>
            </w:rPrChange>
          </w:rPr>
          <w:t>S</w:t>
        </w:r>
        <w:r w:rsidRPr="00903522">
          <w:t xml:space="preserve"> and </w:t>
        </w:r>
        <w:r w:rsidRPr="00903522">
          <w:rPr>
            <w:i/>
            <w:iCs/>
            <w:rPrChange w:id="935" w:author="Mathieu Lucas" w:date="2024-05-03T14:34:00Z" w16du:dateUtc="2024-05-03T12:34:00Z">
              <w:rPr/>
            </w:rPrChange>
          </w:rPr>
          <w:t>n</w:t>
        </w:r>
        <w:r w:rsidRPr="00903522">
          <w:t>). The systematic record has been artificially subsampled into a mixed data set, containing 51 years of systematic data (1970-2020) and 154 years of censored historical data larger than a</w:t>
        </w:r>
        <w:r>
          <w:t xml:space="preserve"> know</w:t>
        </w:r>
      </w:ins>
      <w:ins w:id="936" w:author="Mathieu Lucas" w:date="2024-05-03T14:35:00Z" w16du:dateUtc="2024-05-03T12:35:00Z">
        <w:r>
          <w:t>n</w:t>
        </w:r>
      </w:ins>
      <w:ins w:id="937" w:author="Mathieu Lucas" w:date="2024-05-03T14:34:00Z" w16du:dateUtc="2024-05-03T12:34:00Z">
        <w:r w:rsidRPr="00903522">
          <w:t xml:space="preserve"> perception threshold (1816-1969). In this section, Binomial models (A, B, C, D) are applied to a 500-year long case study, using the 205-year systematic record (1816-2020) and a collection of historical floods from HISTRHÔNE database (1500-1815). This time, </w:t>
        </w:r>
        <w:r w:rsidRPr="00903522">
          <w:rPr>
            <w:i/>
            <w:iCs/>
            <w:rPrChange w:id="938" w:author="Mathieu Lucas" w:date="2024-05-03T14:35:00Z" w16du:dateUtc="2024-05-03T12:35:00Z">
              <w:rPr/>
            </w:rPrChange>
          </w:rPr>
          <w:t>S</w:t>
        </w:r>
        <w:r w:rsidRPr="00903522">
          <w:t xml:space="preserve"> and </w:t>
        </w:r>
        <w:r w:rsidRPr="00903522">
          <w:rPr>
            <w:i/>
            <w:iCs/>
            <w:rPrChange w:id="939" w:author="Mathieu Lucas" w:date="2024-05-03T14:35:00Z" w16du:dateUtc="2024-05-03T12:35:00Z">
              <w:rPr/>
            </w:rPrChange>
          </w:rPr>
          <w:t>n</w:t>
        </w:r>
        <w:r w:rsidRPr="00903522">
          <w:t xml:space="preserve"> are not perfectly known.</w:t>
        </w:r>
      </w:ins>
    </w:p>
    <w:p w14:paraId="4554716D" w14:textId="77777777" w:rsidR="0056467E" w:rsidRDefault="0056467E">
      <w:pPr>
        <w:keepNext/>
        <w:jc w:val="center"/>
        <w:rPr>
          <w:ins w:id="940" w:author="Mathieu Lucas" w:date="2024-05-06T15:14:00Z" w16du:dateUtc="2024-05-06T13:14:00Z"/>
        </w:rPr>
        <w:pPrChange w:id="941" w:author="Mathieu Lucas" w:date="2024-05-06T15:14:00Z" w16du:dateUtc="2024-05-06T13:14:00Z">
          <w:pPr>
            <w:jc w:val="both"/>
          </w:pPr>
        </w:pPrChange>
      </w:pPr>
      <w:ins w:id="942" w:author="Mathieu Lucas" w:date="2024-05-06T15:14:00Z" w16du:dateUtc="2024-05-06T13:14:00Z">
        <w:r>
          <w:rPr>
            <w:noProof/>
          </w:rPr>
          <w:drawing>
            <wp:inline distT="0" distB="0" distL="0" distR="0" wp14:anchorId="432343AD" wp14:editId="2D29348D">
              <wp:extent cx="5212372" cy="3033638"/>
              <wp:effectExtent l="0" t="0" r="7620" b="0"/>
              <wp:docPr id="198997134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0991" cy="3038654"/>
                      </a:xfrm>
                      <a:prstGeom prst="rect">
                        <a:avLst/>
                      </a:prstGeom>
                      <a:noFill/>
                      <a:ln>
                        <a:noFill/>
                      </a:ln>
                    </pic:spPr>
                  </pic:pic>
                </a:graphicData>
              </a:graphic>
            </wp:inline>
          </w:drawing>
        </w:r>
      </w:ins>
    </w:p>
    <w:p w14:paraId="6EC46485" w14:textId="0F060337" w:rsidR="0056467E" w:rsidRPr="00F91711" w:rsidRDefault="0056467E">
      <w:pPr>
        <w:pStyle w:val="Lgende"/>
        <w:jc w:val="center"/>
        <w:rPr>
          <w:sz w:val="20"/>
          <w:szCs w:val="20"/>
          <w:rPrChange w:id="943" w:author="Mathieu Lucas" w:date="2024-05-06T15:16:00Z" w16du:dateUtc="2024-05-06T13:16:00Z">
            <w:rPr/>
          </w:rPrChange>
        </w:rPr>
        <w:pPrChange w:id="944" w:author="Mathieu Lucas" w:date="2024-05-06T15:16:00Z" w16du:dateUtc="2024-05-06T13:16:00Z">
          <w:pPr>
            <w:pStyle w:val="Titre1"/>
            <w:numPr>
              <w:numId w:val="2"/>
            </w:numPr>
            <w:jc w:val="both"/>
          </w:pPr>
        </w:pPrChange>
      </w:pPr>
      <w:bookmarkStart w:id="945" w:name="_Ref165905622"/>
      <w:ins w:id="946" w:author="Mathieu Lucas" w:date="2024-05-06T15:14:00Z" w16du:dateUtc="2024-05-06T13:14:00Z">
        <w:r w:rsidRPr="00F91711">
          <w:rPr>
            <w:sz w:val="20"/>
            <w:szCs w:val="20"/>
            <w:rPrChange w:id="947" w:author="Mathieu Lucas" w:date="2024-05-06T15:16:00Z" w16du:dateUtc="2024-05-06T13:16:00Z">
              <w:rPr/>
            </w:rPrChange>
          </w:rPr>
          <w:t xml:space="preserve">Figure </w:t>
        </w:r>
        <w:r w:rsidRPr="00F91711">
          <w:rPr>
            <w:sz w:val="20"/>
            <w:szCs w:val="20"/>
            <w:rPrChange w:id="948" w:author="Mathieu Lucas" w:date="2024-05-06T15:16:00Z" w16du:dateUtc="2024-05-06T13:16:00Z">
              <w:rPr/>
            </w:rPrChange>
          </w:rPr>
          <w:fldChar w:fldCharType="begin"/>
        </w:r>
        <w:r w:rsidRPr="00F91711">
          <w:rPr>
            <w:sz w:val="20"/>
            <w:szCs w:val="20"/>
            <w:rPrChange w:id="949" w:author="Mathieu Lucas" w:date="2024-05-06T15:16:00Z" w16du:dateUtc="2024-05-06T13:16:00Z">
              <w:rPr/>
            </w:rPrChange>
          </w:rPr>
          <w:instrText xml:space="preserve"> SEQ Figure \* ARABIC </w:instrText>
        </w:r>
      </w:ins>
      <w:r w:rsidRPr="00F91711">
        <w:rPr>
          <w:sz w:val="20"/>
          <w:szCs w:val="20"/>
          <w:rPrChange w:id="950" w:author="Mathieu Lucas" w:date="2024-05-06T15:16:00Z" w16du:dateUtc="2024-05-06T13:16:00Z">
            <w:rPr/>
          </w:rPrChange>
        </w:rPr>
        <w:fldChar w:fldCharType="separate"/>
      </w:r>
      <w:ins w:id="951" w:author="Mathieu Lucas" w:date="2024-05-06T17:08:00Z" w16du:dateUtc="2024-05-06T15:08:00Z">
        <w:r w:rsidR="007A5054">
          <w:rPr>
            <w:noProof/>
            <w:sz w:val="20"/>
            <w:szCs w:val="20"/>
          </w:rPr>
          <w:t>5</w:t>
        </w:r>
      </w:ins>
      <w:ins w:id="952" w:author="Mathieu Lucas" w:date="2024-05-06T15:14:00Z" w16du:dateUtc="2024-05-06T13:14:00Z">
        <w:r w:rsidRPr="00F91711">
          <w:rPr>
            <w:sz w:val="20"/>
            <w:szCs w:val="20"/>
            <w:rPrChange w:id="953" w:author="Mathieu Lucas" w:date="2024-05-06T15:16:00Z" w16du:dateUtc="2024-05-06T13:16:00Z">
              <w:rPr/>
            </w:rPrChange>
          </w:rPr>
          <w:fldChar w:fldCharType="end"/>
        </w:r>
      </w:ins>
      <w:bookmarkEnd w:id="945"/>
      <w:ins w:id="954" w:author="Mathieu Lucas" w:date="2024-05-06T15:15:00Z" w16du:dateUtc="2024-05-06T13:15:00Z">
        <w:r w:rsidR="00F91711" w:rsidRPr="00F91711">
          <w:rPr>
            <w:sz w:val="20"/>
            <w:szCs w:val="20"/>
            <w:rPrChange w:id="955" w:author="Mathieu Lucas" w:date="2024-05-06T15:16:00Z" w16du:dateUtc="2024-05-06T13:16:00Z">
              <w:rPr/>
            </w:rPrChange>
          </w:rPr>
          <w:t xml:space="preserve">: </w:t>
        </w:r>
      </w:ins>
      <w:ins w:id="956" w:author="Mathieu Lucas" w:date="2024-05-06T15:16:00Z" w16du:dateUtc="2024-05-06T13:16:00Z">
        <w:r w:rsidR="00F91711" w:rsidRPr="00164E06">
          <w:rPr>
            <w:b w:val="0"/>
            <w:bCs w:val="0"/>
            <w:sz w:val="20"/>
            <w:szCs w:val="20"/>
            <w:rPrChange w:id="957" w:author="Mathieu Lucas" w:date="2024-05-06T15:17:00Z" w16du:dateUtc="2024-05-06T13:17:00Z">
              <w:rPr/>
            </w:rPrChange>
          </w:rPr>
          <w:t>AMAX flood discharges (1816-2000) from Lucas et al. (2023) (</w:t>
        </w:r>
      </w:ins>
      <w:ins w:id="958" w:author="Mathieu Lucas" w:date="2024-05-06T15:17:00Z" w16du:dateUtc="2024-05-06T13:17:00Z">
        <w:r w:rsidR="00164E06">
          <w:rPr>
            <w:b w:val="0"/>
            <w:bCs w:val="0"/>
            <w:sz w:val="20"/>
            <w:szCs w:val="20"/>
          </w:rPr>
          <w:t xml:space="preserve">in </w:t>
        </w:r>
      </w:ins>
      <w:ins w:id="959" w:author="Mathieu Lucas" w:date="2024-05-06T15:16:00Z" w16du:dateUtc="2024-05-06T13:16:00Z">
        <w:r w:rsidR="00F91711" w:rsidRPr="00164E06">
          <w:rPr>
            <w:b w:val="0"/>
            <w:bCs w:val="0"/>
            <w:sz w:val="20"/>
            <w:szCs w:val="20"/>
            <w:rPrChange w:id="960" w:author="Mathieu Lucas" w:date="2024-05-06T15:17:00Z" w16du:dateUtc="2024-05-06T13:17:00Z">
              <w:rPr/>
            </w:rPrChange>
          </w:rPr>
          <w:t>grey) cross-referenced with C4 floods from HISTRHÔNE database (</w:t>
        </w:r>
      </w:ins>
      <w:ins w:id="961" w:author="Mathieu Lucas" w:date="2024-05-06T15:17:00Z" w16du:dateUtc="2024-05-06T13:17:00Z">
        <w:r w:rsidR="00164E06">
          <w:rPr>
            <w:b w:val="0"/>
            <w:bCs w:val="0"/>
            <w:sz w:val="20"/>
            <w:szCs w:val="20"/>
          </w:rPr>
          <w:t xml:space="preserve">in </w:t>
        </w:r>
      </w:ins>
      <w:ins w:id="962" w:author="Mathieu Lucas" w:date="2024-05-06T15:16:00Z" w16du:dateUtc="2024-05-06T13:16:00Z">
        <w:r w:rsidR="00F91711" w:rsidRPr="00164E06">
          <w:rPr>
            <w:b w:val="0"/>
            <w:bCs w:val="0"/>
            <w:sz w:val="20"/>
            <w:szCs w:val="20"/>
            <w:rPrChange w:id="963" w:author="Mathieu Lucas" w:date="2024-05-06T15:17:00Z" w16du:dateUtc="2024-05-06T13:17:00Z">
              <w:rPr/>
            </w:rPrChange>
          </w:rPr>
          <w:t>red). The horizontal line corresponds to the estimated perception threshold S = 9000 m</w:t>
        </w:r>
        <w:r w:rsidR="00F91711" w:rsidRPr="00164E06">
          <w:rPr>
            <w:b w:val="0"/>
            <w:bCs w:val="0"/>
            <w:sz w:val="20"/>
            <w:szCs w:val="20"/>
            <w:vertAlign w:val="superscript"/>
            <w:rPrChange w:id="964" w:author="Mathieu Lucas" w:date="2024-05-06T15:17:00Z" w16du:dateUtc="2024-05-06T13:17:00Z">
              <w:rPr/>
            </w:rPrChange>
          </w:rPr>
          <w:t>3</w:t>
        </w:r>
        <w:r w:rsidR="00F91711" w:rsidRPr="00164E06">
          <w:rPr>
            <w:b w:val="0"/>
            <w:bCs w:val="0"/>
            <w:sz w:val="20"/>
            <w:szCs w:val="20"/>
            <w:rPrChange w:id="965" w:author="Mathieu Lucas" w:date="2024-05-06T15:17:00Z" w16du:dateUtc="2024-05-06T13:17:00Z">
              <w:rPr/>
            </w:rPrChange>
          </w:rPr>
          <w:t>/s.</w:t>
        </w:r>
      </w:ins>
    </w:p>
    <w:p w14:paraId="1C1EC4E6" w14:textId="4EE3615D" w:rsidR="00746D53" w:rsidRPr="00FC3C81" w:rsidRDefault="00746D53" w:rsidP="00746D53">
      <w:pPr>
        <w:pStyle w:val="Titre1"/>
        <w:numPr>
          <w:ilvl w:val="1"/>
          <w:numId w:val="2"/>
        </w:numPr>
        <w:jc w:val="both"/>
      </w:pPr>
      <w:r w:rsidRPr="00FC3C81">
        <w:t xml:space="preserve">Prior on the perception threshold </w:t>
      </w:r>
      <w:r w:rsidRPr="00FC3C81">
        <w:rPr>
          <w:i/>
        </w:rPr>
        <w:t>S</w:t>
      </w:r>
      <w:r w:rsidRPr="00FC3C81">
        <w:t xml:space="preserve"> and the start</w:t>
      </w:r>
      <w:ins w:id="966" w:author="Michel Lang" w:date="2024-02-19T16:14:00Z">
        <w:r w:rsidR="00061242" w:rsidRPr="00FC3C81">
          <w:t>ing</w:t>
        </w:r>
      </w:ins>
      <w:r w:rsidRPr="00FC3C81">
        <w:t xml:space="preserve"> </w:t>
      </w:r>
      <w:r w:rsidRPr="00FC3C81">
        <w:rPr>
          <w:i/>
        </w:rPr>
        <w:t>t*</w:t>
      </w:r>
      <w:r w:rsidRPr="00FC3C81">
        <w:t xml:space="preserve"> of the historical period</w:t>
      </w:r>
    </w:p>
    <w:p w14:paraId="22DDB6A3" w14:textId="252E4B7B" w:rsidR="00BD5D59" w:rsidRPr="00FC3C81" w:rsidRDefault="00BE455D">
      <w:pPr>
        <w:pStyle w:val="Style1"/>
      </w:pPr>
      <w:r w:rsidRPr="00FC3C81">
        <w:t xml:space="preserve">Binomial </w:t>
      </w:r>
      <w:r w:rsidRPr="00FC3C81">
        <w:rPr>
          <w:i/>
        </w:rPr>
        <w:t>models A, B, C</w:t>
      </w:r>
      <w:r w:rsidRPr="00FC3C81">
        <w:t xml:space="preserve"> and </w:t>
      </w:r>
      <w:r w:rsidRPr="00FC3C81">
        <w:rPr>
          <w:i/>
        </w:rPr>
        <w:t>D</w:t>
      </w:r>
      <w:r w:rsidRPr="00FC3C81">
        <w:t xml:space="preserve"> are now applied on a mixed sample over the period 1500-2020, with AMAX values for the systematic period 1816-2020 and occurrences of flood above the perception threshold for the historical 1500-1815 period. The perception threshold and the start</w:t>
      </w:r>
      <w:ins w:id="967" w:author="Michel Lang" w:date="2024-02-19T16:14:00Z">
        <w:r w:rsidR="00061242" w:rsidRPr="00FC3C81">
          <w:t>ing date</w:t>
        </w:r>
      </w:ins>
      <w:r w:rsidRPr="00FC3C81">
        <w:t xml:space="preserve"> of the historical period are not known precisely, and a first analysis is carried out with vague priors, </w:t>
      </w:r>
      <w:r w:rsidR="009003C1" w:rsidRPr="00FC3C81">
        <w:t xml:space="preserve">with </w:t>
      </w:r>
      <m:oMath>
        <m:r>
          <w:rPr>
            <w:rFonts w:ascii="Cambria Math" w:hAnsi="Cambria Math"/>
          </w:rPr>
          <m:t>S∼N</m:t>
        </m:r>
        <m:d>
          <m:dPr>
            <m:ctrlPr>
              <w:rPr>
                <w:rFonts w:ascii="Cambria Math" w:hAnsi="Cambria Math"/>
              </w:rPr>
            </m:ctrlPr>
          </m:dPr>
          <m:e>
            <m:r>
              <w:rPr>
                <w:rFonts w:ascii="Cambria Math" w:hAnsi="Cambria Math"/>
              </w:rPr>
              <m:t>9000;2000</m:t>
            </m:r>
          </m:e>
        </m:d>
      </m:oMath>
      <w:r w:rsidR="00905DA6" w:rsidRPr="00FC3C81">
        <w:t xml:space="preserve"> and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∼U</m:t>
        </m:r>
        <m:d>
          <m:dPr>
            <m:begChr m:val="["/>
            <m:endChr m:val="]"/>
            <m:ctrlPr>
              <w:rPr>
                <w:rFonts w:ascii="Cambria Math" w:hAnsi="Cambria Math"/>
                <w:i/>
              </w:rPr>
            </m:ctrlPr>
          </m:dPr>
          <m:e>
            <m:r>
              <w:rPr>
                <w:rFonts w:ascii="Cambria Math" w:hAnsi="Cambria Math"/>
              </w:rPr>
              <m:t>1129;1529</m:t>
            </m:r>
          </m:e>
        </m:d>
      </m:oMath>
      <w:r w:rsidR="00905DA6" w:rsidRPr="00FC3C81">
        <w:t>.</w:t>
      </w:r>
      <w:r w:rsidR="00BD5D59" w:rsidRPr="00FC3C81">
        <w:t xml:space="preserve"> By definition, the historical period begins</w:t>
      </w:r>
      <w:ins w:id="968" w:author="Mathieu Lucas" w:date="2024-04-29T17:03:00Z" w16du:dateUtc="2024-04-29T15:03:00Z">
        <w:r w:rsidR="00241DB4" w:rsidRPr="00FC3C81">
          <w:t>,</w:t>
        </w:r>
      </w:ins>
      <w:r w:rsidR="00BD5D59" w:rsidRPr="00FC3C81">
        <w:t xml:space="preserve"> at the latest</w:t>
      </w:r>
      <w:ins w:id="969" w:author="Mathieu Lucas" w:date="2024-04-29T17:03:00Z" w16du:dateUtc="2024-04-29T15:03:00Z">
        <w:r w:rsidR="00241DB4" w:rsidRPr="00FC3C81">
          <w:t>,</w:t>
        </w:r>
      </w:ins>
      <w:r w:rsidR="00BD5D59" w:rsidRPr="00FC3C81">
        <w:t xml:space="preserve"> on the date of the first known historical flood in 1529. The lower limit of the </w:t>
      </w:r>
      <w:r w:rsidR="00666380" w:rsidRPr="00FC3C81">
        <w:t xml:space="preserve">Uniform </w:t>
      </w:r>
      <w:r w:rsidR="00BD5D59" w:rsidRPr="00FC3C81">
        <w:t xml:space="preserve">distribution is </w:t>
      </w:r>
      <w:r w:rsidR="0071123F" w:rsidRPr="00FC3C81">
        <w:t>arbitrar</w:t>
      </w:r>
      <w:ins w:id="970" w:author="Mathieu Lucas" w:date="2024-04-29T17:04:00Z" w16du:dateUtc="2024-04-29T15:04:00Z">
        <w:r w:rsidR="00241DB4" w:rsidRPr="00FC3C81">
          <w:t>il</w:t>
        </w:r>
      </w:ins>
      <w:r w:rsidR="0071123F" w:rsidRPr="00FC3C81">
        <w:t>y</w:t>
      </w:r>
      <w:r w:rsidR="00BD5D59" w:rsidRPr="00FC3C81">
        <w:t xml:space="preserve"> set 400 years before the date of the first historical flood in order to represent the lack of knowledge of </w:t>
      </w:r>
      <w:r w:rsidR="00BD5D59" w:rsidRPr="00FC3C81">
        <w:rPr>
          <w:i/>
        </w:rPr>
        <w:t>t</w:t>
      </w:r>
      <w:r w:rsidR="00BD5D59" w:rsidRPr="00FC3C81">
        <w:t>*.</w:t>
      </w:r>
    </w:p>
    <w:p w14:paraId="55283404" w14:textId="705BBFFB" w:rsidR="00935D1C" w:rsidDel="0056467E" w:rsidRDefault="00935D1C" w:rsidP="00935D1C">
      <w:pPr>
        <w:pStyle w:val="Style1"/>
        <w:rPr>
          <w:del w:id="971" w:author="Mathieu Lucas" w:date="2024-05-06T15:13:00Z" w16du:dateUtc="2024-05-06T13:13:00Z"/>
        </w:rPr>
      </w:pPr>
      <w:r w:rsidRPr="00FC3C81">
        <w:t xml:space="preserve">A second analysis will refine results of </w:t>
      </w:r>
      <w:r w:rsidRPr="00FC3C81">
        <w:rPr>
          <w:i/>
        </w:rPr>
        <w:t>model</w:t>
      </w:r>
      <w:r w:rsidRPr="00FC3C81">
        <w:t xml:space="preserve"> </w:t>
      </w:r>
      <w:r w:rsidRPr="00FC3C81">
        <w:rPr>
          <w:i/>
        </w:rPr>
        <w:t>D</w:t>
      </w:r>
      <w:r w:rsidRPr="00FC3C81">
        <w:t xml:space="preserve">, with more accurate prior estimates of </w:t>
      </w:r>
      <w:r w:rsidRPr="00FC3C81">
        <w:rPr>
          <w:i/>
        </w:rPr>
        <w:t>S</w:t>
      </w:r>
      <w:r w:rsidRPr="00FC3C81">
        <w:t xml:space="preserve"> and </w:t>
      </w:r>
      <w:r w:rsidRPr="00FC3C81">
        <w:rPr>
          <w:i/>
        </w:rPr>
        <w:t>t*</w:t>
      </w:r>
      <w:r w:rsidRPr="00FC3C81">
        <w:t xml:space="preserve"> used for the historical 1500-1815 period, based on information of the systematic 1816-2020 period.</w:t>
      </w:r>
      <w:r w:rsidR="001236C0" w:rsidRPr="00FC3C81">
        <w:t xml:space="preserve"> The application of </w:t>
      </w:r>
      <w:r w:rsidR="001236C0" w:rsidRPr="00FC3C81">
        <w:rPr>
          <w:i/>
        </w:rPr>
        <w:t>model D</w:t>
      </w:r>
      <w:r w:rsidR="001236C0" w:rsidRPr="00FC3C81">
        <w:t xml:space="preserve"> with these more informative priors will be referred to as </w:t>
      </w:r>
      <w:r w:rsidR="001236C0" w:rsidRPr="00FC3C81">
        <w:rPr>
          <w:i/>
        </w:rPr>
        <w:t>model D</w:t>
      </w:r>
      <w:r w:rsidR="001236C0" w:rsidRPr="00FC3C81">
        <w:rPr>
          <w:rFonts w:ascii="Cambria Math" w:hAnsi="Cambria Math" w:cs="Cambria Math"/>
          <w:i/>
          <w:vertAlign w:val="superscript"/>
        </w:rPr>
        <w:t>∗</w:t>
      </w:r>
      <w:r w:rsidR="001236C0" w:rsidRPr="00FC3C81">
        <w:t>.</w:t>
      </w:r>
      <w:r w:rsidRPr="00FC3C81">
        <w:t xml:space="preserve"> </w:t>
      </w:r>
      <w:ins w:id="972" w:author="Mathieu Lucas" w:date="2024-05-06T16:33:00Z" w16du:dateUtc="2024-05-06T14:33:00Z">
        <w:r w:rsidR="00480AF4" w:rsidRPr="00480AF4">
          <w:fldChar w:fldCharType="begin"/>
        </w:r>
        <w:r w:rsidR="00480AF4" w:rsidRPr="00480AF4">
          <w:instrText xml:space="preserve"> REF _Ref165905622 \h </w:instrText>
        </w:r>
      </w:ins>
      <w:r w:rsidR="00480AF4">
        <w:instrText xml:space="preserve"> \* MERGEFORMAT </w:instrText>
      </w:r>
      <w:r w:rsidR="00480AF4" w:rsidRPr="00480AF4">
        <w:fldChar w:fldCharType="separate"/>
      </w:r>
      <w:ins w:id="973" w:author="Mathieu Lucas" w:date="2024-05-06T17:08:00Z" w16du:dateUtc="2024-05-06T15:08:00Z">
        <w:r w:rsidR="007A5054" w:rsidRPr="007A5054">
          <w:rPr>
            <w:rPrChange w:id="974" w:author="Mathieu Lucas" w:date="2024-05-06T17:08:00Z" w16du:dateUtc="2024-05-06T15:08:00Z">
              <w:rPr>
                <w:color w:val="auto"/>
                <w:sz w:val="28"/>
              </w:rPr>
            </w:rPrChange>
          </w:rPr>
          <w:t xml:space="preserve">Figure </w:t>
        </w:r>
        <w:r w:rsidR="007A5054" w:rsidRPr="007A5054">
          <w:rPr>
            <w:noProof/>
            <w:rPrChange w:id="975" w:author="Mathieu Lucas" w:date="2024-05-06T17:08:00Z" w16du:dateUtc="2024-05-06T15:08:00Z">
              <w:rPr>
                <w:noProof/>
                <w:sz w:val="20"/>
                <w:szCs w:val="20"/>
              </w:rPr>
            </w:rPrChange>
          </w:rPr>
          <w:t>5</w:t>
        </w:r>
      </w:ins>
      <w:ins w:id="976" w:author="Mathieu Lucas" w:date="2024-05-06T16:33:00Z" w16du:dateUtc="2024-05-06T14:33:00Z">
        <w:r w:rsidR="00480AF4" w:rsidRPr="00480AF4">
          <w:fldChar w:fldCharType="end"/>
        </w:r>
        <w:r w:rsidR="00480AF4">
          <w:t xml:space="preserve"> </w:t>
        </w:r>
      </w:ins>
      <w:del w:id="977" w:author="Mathieu Lucas" w:date="2024-05-06T16:33:00Z" w16du:dateUtc="2024-05-06T14:33:00Z">
        <w:r w:rsidRPr="00FC3C81" w:rsidDel="00480AF4">
          <w:fldChar w:fldCharType="begin"/>
        </w:r>
        <w:r w:rsidRPr="00FC3C81" w:rsidDel="00480AF4">
          <w:delInstrText>REF _Ref142634321 \h</w:delInstrText>
        </w:r>
        <w:r w:rsidRPr="00FC3C81" w:rsidDel="00480AF4">
          <w:fldChar w:fldCharType="separate"/>
        </w:r>
        <w:r w:rsidR="00EC3AA6" w:rsidRPr="00FC3C81" w:rsidDel="00480AF4">
          <w:rPr>
            <w:bCs/>
            <w:i/>
          </w:rPr>
          <w:delText xml:space="preserve">Figure </w:delText>
        </w:r>
        <w:r w:rsidR="00EC3AA6" w:rsidRPr="00FC3C81" w:rsidDel="00480AF4">
          <w:rPr>
            <w:bCs/>
            <w:i/>
            <w:noProof/>
          </w:rPr>
          <w:delText>8</w:delText>
        </w:r>
        <w:r w:rsidRPr="00FC3C81" w:rsidDel="00480AF4">
          <w:fldChar w:fldCharType="end"/>
        </w:r>
        <w:r w:rsidRPr="00FC3C81" w:rsidDel="00480AF4">
          <w:delText xml:space="preserve"> </w:delText>
        </w:r>
      </w:del>
      <w:r w:rsidRPr="00FC3C81">
        <w:t xml:space="preserve">cross-references </w:t>
      </w:r>
      <w:r w:rsidRPr="00FC3C81">
        <w:rPr>
          <w:i/>
        </w:rPr>
        <w:t xml:space="preserve">C4 </w:t>
      </w:r>
      <w:r w:rsidRPr="00FC3C81">
        <w:t xml:space="preserve">(extreme) floods occurring between 1816 and 2000 </w:t>
      </w:r>
      <w:r w:rsidRPr="00FC3C81">
        <w:lastRenderedPageBreak/>
        <w:t xml:space="preserve">according to the HISTRHÔNE database (Pichard </w:t>
      </w:r>
      <w:r w:rsidRPr="00FC3C81">
        <w:rPr>
          <w:i/>
        </w:rPr>
        <w:t>et al.</w:t>
      </w:r>
      <w:r w:rsidRPr="00FC3C81">
        <w:t xml:space="preserve">, 2017) and the estimated AMAX discharge values on the same period (Lucas </w:t>
      </w:r>
      <w:r w:rsidRPr="00FC3C81">
        <w:rPr>
          <w:i/>
        </w:rPr>
        <w:t>et al.</w:t>
      </w:r>
      <w:r w:rsidRPr="00FC3C81">
        <w:t xml:space="preserve">, 2023). Five amongst fourteen </w:t>
      </w:r>
      <w:r w:rsidRPr="00FC3C81">
        <w:rPr>
          <w:i/>
        </w:rPr>
        <w:t>C4</w:t>
      </w:r>
      <w:r w:rsidRPr="00FC3C81">
        <w:t xml:space="preserve"> floods are below the threshold </w:t>
      </w:r>
      <w:r w:rsidRPr="00FC3C81">
        <w:rPr>
          <w:i/>
        </w:rPr>
        <w:t>S</w:t>
      </w:r>
      <w:r w:rsidRPr="00FC3C81">
        <w:t xml:space="preserve"> = 9000 m</w:t>
      </w:r>
      <w:r w:rsidRPr="00FC3C81">
        <w:rPr>
          <w:vertAlign w:val="superscript"/>
        </w:rPr>
        <w:t>3</w:t>
      </w:r>
      <w:r w:rsidRPr="00FC3C81">
        <w:t xml:space="preserve">/s. Even accounting for discharge uncertainty, three </w:t>
      </w:r>
      <w:r w:rsidRPr="00FC3C81">
        <w:rPr>
          <w:i/>
        </w:rPr>
        <w:t>C4</w:t>
      </w:r>
      <w:r w:rsidRPr="00FC3C81">
        <w:t xml:space="preserve"> floods are still fully below the threshold </w:t>
      </w:r>
      <w:r w:rsidRPr="00FC3C81">
        <w:rPr>
          <w:i/>
        </w:rPr>
        <w:t>S</w:t>
      </w:r>
      <w:r w:rsidRPr="00FC3C81">
        <w:t xml:space="preserve">. As the flood ranking of the HISTRHÔNE database is based on observed damages, it is therefore not possible to have a direct match between </w:t>
      </w:r>
      <w:r w:rsidRPr="00FC3C81">
        <w:rPr>
          <w:i/>
        </w:rPr>
        <w:t xml:space="preserve">C4 </w:t>
      </w:r>
      <w:r w:rsidRPr="00FC3C81">
        <w:t xml:space="preserve">floods and an exact discharge threshold. We refine the prior distribution </w:t>
      </w:r>
      <m:oMath>
        <m:r>
          <w:rPr>
            <w:rFonts w:ascii="Cambria Math" w:hAnsi="Cambria Math"/>
          </w:rPr>
          <m:t>N</m:t>
        </m:r>
        <m:d>
          <m:dPr>
            <m:ctrlPr>
              <w:rPr>
                <w:rFonts w:ascii="Cambria Math" w:hAnsi="Cambria Math"/>
              </w:rPr>
            </m:ctrlPr>
          </m:dPr>
          <m:e>
            <m:r>
              <w:rPr>
                <w:rFonts w:ascii="Cambria Math" w:hAnsi="Cambria Math"/>
              </w:rPr>
              <m:t>9000;500</m:t>
            </m:r>
          </m:e>
        </m:d>
      </m:oMath>
      <w:r w:rsidRPr="00FC3C81">
        <w:t>, with a standard deviation of 500 m</w:t>
      </w:r>
      <w:r w:rsidRPr="00FC3C81">
        <w:rPr>
          <w:vertAlign w:val="superscript"/>
        </w:rPr>
        <w:t>3</w:t>
      </w:r>
      <w:r w:rsidRPr="00FC3C81">
        <w:t>/s (instead of 2000 m</w:t>
      </w:r>
      <w:r w:rsidRPr="00FC3C81">
        <w:rPr>
          <w:vertAlign w:val="superscript"/>
        </w:rPr>
        <w:t>3</w:t>
      </w:r>
      <w:r w:rsidRPr="00FC3C81">
        <w:t xml:space="preserve">/s with </w:t>
      </w:r>
      <w:r w:rsidRPr="00FC3C81">
        <w:rPr>
          <w:i/>
        </w:rPr>
        <w:t>model D</w:t>
      </w:r>
      <w:r w:rsidRPr="00FC3C81">
        <w:t>). No C4 flood is fully below the 95% prior interval [8000;</w:t>
      </w:r>
      <w:r w:rsidR="00711350" w:rsidRPr="00FC3C81">
        <w:t xml:space="preserve"> </w:t>
      </w:r>
      <w:r w:rsidRPr="00FC3C81">
        <w:t>10</w:t>
      </w:r>
      <w:r w:rsidR="005251D9" w:rsidRPr="00FC3C81">
        <w:t xml:space="preserve"> </w:t>
      </w:r>
      <w:r w:rsidRPr="00FC3C81">
        <w:t>000]</w:t>
      </w:r>
      <w:r w:rsidR="005251D9" w:rsidRPr="00FC3C81">
        <w:t>.</w:t>
      </w:r>
    </w:p>
    <w:p w14:paraId="0260513A" w14:textId="52F93C85" w:rsidR="00935D1C" w:rsidRPr="00FC3C81" w:rsidRDefault="0056467E" w:rsidP="00935D1C">
      <w:pPr>
        <w:pStyle w:val="Style1"/>
      </w:pPr>
      <w:ins w:id="978" w:author="Mathieu Lucas" w:date="2024-05-06T15:14:00Z" w16du:dateUtc="2024-05-06T13:14:00Z">
        <w:r w:rsidRPr="00FC3C81" w:rsidDel="0056467E">
          <w:rPr>
            <w:noProof/>
          </w:rPr>
          <w:t xml:space="preserve"> </w:t>
        </w:r>
      </w:ins>
      <w:del w:id="979" w:author="Mathieu Lucas" w:date="2024-05-06T15:13:00Z" w16du:dateUtc="2024-05-06T13:13:00Z">
        <w:r w:rsidR="005F3E94" w:rsidRPr="00FC3C81" w:rsidDel="0056467E">
          <w:rPr>
            <w:noProof/>
          </w:rPr>
          <w:drawing>
            <wp:inline distT="0" distB="0" distL="0" distR="0" wp14:anchorId="2E673DEF" wp14:editId="5C247ACC">
              <wp:extent cx="5760000" cy="3297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8B.jpg"/>
                      <pic:cNvPicPr/>
                    </pic:nvPicPr>
                    <pic:blipFill rotWithShape="1">
                      <a:blip r:embed="rId21">
                        <a:extLst>
                          <a:ext uri="{28A0092B-C50C-407E-A947-70E740481C1C}">
                            <a14:useLocalDpi xmlns:a14="http://schemas.microsoft.com/office/drawing/2010/main" val="0"/>
                          </a:ext>
                        </a:extLst>
                      </a:blip>
                      <a:srcRect t="5886" r="29447" b="22260"/>
                      <a:stretch/>
                    </pic:blipFill>
                    <pic:spPr bwMode="auto">
                      <a:xfrm>
                        <a:off x="0" y="0"/>
                        <a:ext cx="5760000" cy="3297600"/>
                      </a:xfrm>
                      <a:prstGeom prst="rect">
                        <a:avLst/>
                      </a:prstGeom>
                      <a:ln>
                        <a:noFill/>
                      </a:ln>
                      <a:extLst>
                        <a:ext uri="{53640926-AAD7-44D8-BBD7-CCE9431645EC}">
                          <a14:shadowObscured xmlns:a14="http://schemas.microsoft.com/office/drawing/2010/main"/>
                        </a:ext>
                      </a:extLst>
                    </pic:spPr>
                  </pic:pic>
                </a:graphicData>
              </a:graphic>
            </wp:inline>
          </w:drawing>
        </w:r>
      </w:del>
    </w:p>
    <w:p w14:paraId="4418D465" w14:textId="56055135" w:rsidR="00935D1C" w:rsidRPr="00FC3C81" w:rsidDel="0056467E" w:rsidRDefault="00935D1C" w:rsidP="00935D1C">
      <w:pPr>
        <w:pStyle w:val="Style1"/>
        <w:rPr>
          <w:del w:id="980" w:author="Mathieu Lucas" w:date="2024-05-06T15:13:00Z" w16du:dateUtc="2024-05-06T13:13:00Z"/>
          <w:i/>
        </w:rPr>
      </w:pPr>
      <w:bookmarkStart w:id="981" w:name="_Ref142634321"/>
      <w:del w:id="982" w:author="Mathieu Lucas" w:date="2024-05-06T15:13:00Z" w16du:dateUtc="2024-05-06T13:13:00Z">
        <w:r w:rsidRPr="00FC3C81" w:rsidDel="0056467E">
          <w:rPr>
            <w:bCs/>
            <w:i/>
          </w:rPr>
          <w:delText xml:space="preserve">Figure </w:delText>
        </w:r>
        <w:r w:rsidRPr="00FC3C81" w:rsidDel="0056467E">
          <w:rPr>
            <w:bCs/>
            <w:i/>
          </w:rPr>
          <w:fldChar w:fldCharType="begin"/>
        </w:r>
        <w:r w:rsidRPr="00FC3C81" w:rsidDel="0056467E">
          <w:rPr>
            <w:bCs/>
            <w:i/>
          </w:rPr>
          <w:delInstrText>SEQ Figure \* ARABIC</w:delInstrText>
        </w:r>
        <w:r w:rsidRPr="00FC3C81" w:rsidDel="0056467E">
          <w:rPr>
            <w:bCs/>
            <w:i/>
          </w:rPr>
          <w:fldChar w:fldCharType="separate"/>
        </w:r>
        <w:r w:rsidR="00EC3AA6" w:rsidRPr="00FC3C81" w:rsidDel="0056467E">
          <w:rPr>
            <w:bCs/>
            <w:i/>
            <w:noProof/>
          </w:rPr>
          <w:delText>8</w:delText>
        </w:r>
        <w:r w:rsidRPr="00FC3C81" w:rsidDel="0056467E">
          <w:rPr>
            <w:bCs/>
            <w:i/>
          </w:rPr>
          <w:fldChar w:fldCharType="end"/>
        </w:r>
        <w:bookmarkEnd w:id="981"/>
        <w:r w:rsidRPr="00FC3C81" w:rsidDel="0056467E">
          <w:rPr>
            <w:bCs/>
            <w:i/>
          </w:rPr>
          <w:delText> : AMAX flood discharges (1816-2000) vs C4 floods from the HISTRHONE database (horizontal line corresponds to the perception threshold S = 9000 m</w:delText>
        </w:r>
        <w:r w:rsidRPr="00FC3C81" w:rsidDel="0056467E">
          <w:rPr>
            <w:bCs/>
            <w:i/>
            <w:vertAlign w:val="superscript"/>
          </w:rPr>
          <w:delText>3</w:delText>
        </w:r>
        <w:r w:rsidRPr="00FC3C81" w:rsidDel="0056467E">
          <w:rPr>
            <w:bCs/>
            <w:i/>
          </w:rPr>
          <w:delText>/s).</w:delText>
        </w:r>
      </w:del>
    </w:p>
    <w:p w14:paraId="55891356" w14:textId="2E489299" w:rsidR="00935D1C" w:rsidRPr="00FC3C81" w:rsidRDefault="00935D1C" w:rsidP="005251D9">
      <w:pPr>
        <w:pStyle w:val="Style1"/>
        <w:rPr>
          <w:ins w:id="983" w:author="Michel Lang" w:date="2024-02-19T16:16:00Z"/>
        </w:rPr>
      </w:pPr>
      <w:r w:rsidRPr="00FC3C81">
        <w:t xml:space="preserve">Considering the </w:t>
      </w:r>
      <w:r w:rsidR="00207B3E" w:rsidRPr="00FC3C81">
        <w:t xml:space="preserve">thirteen </w:t>
      </w:r>
      <w:r w:rsidRPr="00FC3C81">
        <w:rPr>
          <w:i/>
        </w:rPr>
        <w:t>C4</w:t>
      </w:r>
      <w:r w:rsidRPr="00FC3C81">
        <w:t xml:space="preserve"> floods of the HISTRHÔNE database (1500-1815) and the </w:t>
      </w:r>
      <w:r w:rsidR="00207B3E" w:rsidRPr="00FC3C81">
        <w:t>fo</w:t>
      </w:r>
      <w:r w:rsidR="00044455" w:rsidRPr="00FC3C81">
        <w:t>u</w:t>
      </w:r>
      <w:r w:rsidR="00207B3E" w:rsidRPr="00FC3C81">
        <w:t xml:space="preserve">rteen </w:t>
      </w:r>
      <w:r w:rsidRPr="00FC3C81">
        <w:t>flood</w:t>
      </w:r>
      <w:ins w:id="984" w:author="Michel Lang" w:date="2024-02-19T16:15:00Z">
        <w:r w:rsidR="00061242" w:rsidRPr="00FC3C81">
          <w:t>s</w:t>
        </w:r>
      </w:ins>
      <w:r w:rsidRPr="00FC3C81">
        <w:t xml:space="preserve"> higher than a threshold </w:t>
      </w:r>
      <w:r w:rsidRPr="00FC3C81">
        <w:rPr>
          <w:i/>
        </w:rPr>
        <w:t>S</w:t>
      </w:r>
      <w:r w:rsidRPr="00FC3C81">
        <w:t xml:space="preserve"> = 9000 m</w:t>
      </w:r>
      <w:r w:rsidRPr="00FC3C81">
        <w:rPr>
          <w:vertAlign w:val="superscript"/>
        </w:rPr>
        <w:t>3</w:t>
      </w:r>
      <w:r w:rsidRPr="00FC3C81">
        <w:t xml:space="preserve">/s during the 1816-2020 period, </w:t>
      </w:r>
      <w:r w:rsidR="005251D9" w:rsidRPr="00FC3C81">
        <w:t xml:space="preserve">we have </w:t>
      </w:r>
      <w:r w:rsidR="005F3E94" w:rsidRPr="00FC3C81">
        <w:t xml:space="preserve">two </w:t>
      </w:r>
      <w:r w:rsidR="005251D9" w:rsidRPr="00FC3C81">
        <w:t>possible estimates of</w:t>
      </w:r>
      <w:r w:rsidRPr="00FC3C81">
        <w:t xml:space="preserve"> the starting date </w:t>
      </w:r>
      <w:r w:rsidRPr="00FC3C81">
        <w:rPr>
          <w:i/>
        </w:rPr>
        <w:t>t</w:t>
      </w:r>
      <w:r w:rsidRPr="00FC3C81">
        <w:rPr>
          <w:rFonts w:ascii="Cambria Math" w:hAnsi="Cambria Math" w:cs="Cambria Math"/>
          <w:i/>
          <w:vertAlign w:val="superscript"/>
        </w:rPr>
        <w:t>∗</w:t>
      </w:r>
      <w:r w:rsidRPr="00FC3C81">
        <w:t xml:space="preserve"> of the historical period</w:t>
      </w:r>
      <w:r w:rsidR="005251D9" w:rsidRPr="00FC3C81">
        <w:t>:</w:t>
      </w:r>
    </w:p>
    <w:p w14:paraId="59138446" w14:textId="318CCB4C" w:rsidR="00061242" w:rsidRPr="00FC3C81" w:rsidRDefault="00061242" w:rsidP="00061242">
      <w:pPr>
        <w:pStyle w:val="Style1"/>
        <w:tabs>
          <w:tab w:val="left" w:pos="284"/>
        </w:tabs>
      </w:pPr>
      <w:ins w:id="985" w:author="Michel Lang" w:date="2024-02-19T16:17:00Z">
        <w:r w:rsidRPr="00FC3C81">
          <w:t>•</w:t>
        </w:r>
        <w:r w:rsidRPr="00FC3C81">
          <w:tab/>
        </w:r>
      </w:ins>
      <w:r w:rsidRPr="00FC3C81">
        <w:t>t*</w:t>
      </w:r>
      <w:r w:rsidRPr="00FC3C81">
        <w:rPr>
          <w:vertAlign w:val="subscript"/>
        </w:rPr>
        <w:t>(Prosdocimi)</w:t>
      </w:r>
      <w:r w:rsidRPr="00FC3C81">
        <w:t xml:space="preserve"> = 1511 (from eq. 5), with the knowledge of the date of the first known flood (</w:t>
      </w:r>
      <w:r w:rsidRPr="00FC3C81">
        <w:rPr>
          <w:i/>
        </w:rPr>
        <w:t>t</w:t>
      </w:r>
      <w:r w:rsidRPr="00FC3C81">
        <w:rPr>
          <w:i/>
          <w:vertAlign w:val="subscript"/>
        </w:rPr>
        <w:t>1</w:t>
      </w:r>
      <w:r w:rsidRPr="00FC3C81">
        <w:t xml:space="preserve"> = 1529), the total number of threshold exceedances (</w:t>
      </w:r>
      <w:r w:rsidRPr="00FC3C81">
        <w:rPr>
          <w:i/>
        </w:rPr>
        <w:t>NE</w:t>
      </w:r>
      <w:r w:rsidRPr="00FC3C81">
        <w:t xml:space="preserve"> = 13 (</w:t>
      </w:r>
      <w:r w:rsidRPr="00FC3C81">
        <w:rPr>
          <w:i/>
        </w:rPr>
        <w:t>C4</w:t>
      </w:r>
      <w:r w:rsidRPr="00FC3C81">
        <w:t xml:space="preserve"> floods) + 14 (AMAX &gt; </w:t>
      </w:r>
      <w:r w:rsidRPr="00FC3C81">
        <w:rPr>
          <w:i/>
        </w:rPr>
        <w:t>S</w:t>
      </w:r>
      <w:r w:rsidRPr="00FC3C81">
        <w:t>) = 27), and the total number of years (</w:t>
      </w:r>
      <w:r w:rsidRPr="00FC3C81">
        <w:rPr>
          <w:i/>
        </w:rPr>
        <w:t>NY</w:t>
      </w:r>
      <w:r w:rsidRPr="00FC3C81">
        <w:t xml:space="preserve"> = 2020 – 1529 = 491 years</w:t>
      </w:r>
      <w:del w:id="986" w:author="Mathieu Lucas" w:date="2024-04-30T10:53:00Z" w16du:dateUtc="2024-04-30T08:53:00Z">
        <w:r w:rsidR="00BB4392" w:rsidRPr="00FC3C81" w:rsidDel="00FC3C81">
          <w:delText>)</w:delText>
        </w:r>
        <w:r w:rsidRPr="00FC3C81" w:rsidDel="00FC3C81">
          <w:delText> ;</w:delText>
        </w:r>
      </w:del>
      <w:ins w:id="987" w:author="Mathieu Lucas" w:date="2024-04-30T10:53:00Z" w16du:dateUtc="2024-04-30T08:53:00Z">
        <w:r w:rsidR="00FC3C81" w:rsidRPr="00FC3C81">
          <w:t>);</w:t>
        </w:r>
      </w:ins>
    </w:p>
    <w:p w14:paraId="5CD100C2" w14:textId="531AE1C7" w:rsidR="00061242" w:rsidRPr="00FC3C81" w:rsidRDefault="00061242" w:rsidP="00061242">
      <w:pPr>
        <w:pStyle w:val="Style1"/>
        <w:tabs>
          <w:tab w:val="left" w:pos="284"/>
        </w:tabs>
        <w:rPr>
          <w:ins w:id="988" w:author="Michel Lang" w:date="2024-02-19T16:17:00Z"/>
        </w:rPr>
      </w:pPr>
      <w:ins w:id="989" w:author="Michel Lang" w:date="2024-02-19T16:17:00Z">
        <w:r w:rsidRPr="00FC3C81">
          <w:t>•</w:t>
        </w:r>
        <w:r w:rsidRPr="00FC3C81">
          <w:tab/>
        </w:r>
      </w:ins>
      <w:r w:rsidRPr="00FC3C81">
        <w:t>t*</w:t>
      </w:r>
      <w:r w:rsidRPr="00FC3C81">
        <w:rPr>
          <w:vertAlign w:val="subscript"/>
        </w:rPr>
        <w:t>( Poisson)</w:t>
      </w:r>
      <w:r w:rsidRPr="00FC3C81">
        <w:t xml:space="preserve"> = 1471 (from eq. 6), with the knowledge of the starting date of the </w:t>
      </w:r>
      <w:del w:id="990" w:author="Mathieu Lucas" w:date="2024-05-03T12:19:00Z" w16du:dateUtc="2024-05-03T10:19:00Z">
        <w:r w:rsidRPr="00FC3C81" w:rsidDel="007A1C0E">
          <w:delText>flood inventory</w:delText>
        </w:r>
      </w:del>
      <w:ins w:id="991" w:author="Mathieu Lucas" w:date="2024-05-03T12:19:00Z" w16du:dateUtc="2024-05-03T10:19:00Z">
        <w:r w:rsidR="007A1C0E">
          <w:t>surveying period</w:t>
        </w:r>
      </w:ins>
      <w:r w:rsidRPr="00FC3C81">
        <w:t xml:space="preserve"> (</w:t>
      </w:r>
      <w:r w:rsidRPr="00FC3C81">
        <w:rPr>
          <w:i/>
        </w:rPr>
        <w:t>t</w:t>
      </w:r>
      <w:r w:rsidRPr="00FC3C81">
        <w:rPr>
          <w:i/>
          <w:vertAlign w:val="subscript"/>
        </w:rPr>
        <w:t>start</w:t>
      </w:r>
      <w:r w:rsidRPr="00FC3C81">
        <w:rPr>
          <w:i/>
        </w:rPr>
        <w:t xml:space="preserve"> = </w:t>
      </w:r>
      <w:r w:rsidRPr="00FC3C81">
        <w:t>1500).</w:t>
      </w:r>
    </w:p>
    <w:p w14:paraId="3E2741EB" w14:textId="0013F2ED" w:rsidR="00935D1C" w:rsidRPr="00FC3C81" w:rsidRDefault="00935D1C" w:rsidP="00935D1C">
      <w:pPr>
        <w:pStyle w:val="Style1"/>
      </w:pPr>
      <w:r w:rsidRPr="00FC3C81">
        <w:t xml:space="preserve">We refine the prior distribution of </w:t>
      </w:r>
      <w:r w:rsidRPr="00FC3C81">
        <w:rPr>
          <w:i/>
        </w:rPr>
        <w:t>t* as</w:t>
      </w:r>
      <w:r w:rsidRPr="00FC3C81">
        <w:t xml:space="preserve"> </w:t>
      </w:r>
      <m:oMath>
        <m:r>
          <w:rPr>
            <w:rFonts w:ascii="Cambria Math" w:hAnsi="Cambria Math"/>
          </w:rPr>
          <m:t>U</m:t>
        </m:r>
        <m:d>
          <m:dPr>
            <m:begChr m:val="["/>
            <m:endChr m:val="]"/>
            <m:ctrlPr>
              <w:rPr>
                <w:rFonts w:ascii="Cambria Math" w:hAnsi="Cambria Math"/>
              </w:rPr>
            </m:ctrlPr>
          </m:dPr>
          <m:e>
            <m:r>
              <w:rPr>
                <w:rFonts w:ascii="Cambria Math" w:hAnsi="Cambria Math"/>
              </w:rPr>
              <m:t>1471;1529</m:t>
            </m:r>
          </m:e>
        </m:d>
      </m:oMath>
      <w:r w:rsidRPr="00FC3C81">
        <w:t xml:space="preserve">, with a width of 58 years (instead of 400 years with </w:t>
      </w:r>
      <w:r w:rsidRPr="00FC3C81">
        <w:rPr>
          <w:i/>
        </w:rPr>
        <w:t>model D</w:t>
      </w:r>
      <w:r w:rsidR="001236C0" w:rsidRPr="00FC3C81">
        <w:t>).</w:t>
      </w:r>
    </w:p>
    <w:p w14:paraId="057685C4" w14:textId="525D3887" w:rsidR="000E3541" w:rsidRPr="00FC3C81" w:rsidRDefault="000E3541" w:rsidP="000E3541">
      <w:pPr>
        <w:pStyle w:val="Titre1"/>
        <w:numPr>
          <w:ilvl w:val="1"/>
          <w:numId w:val="2"/>
        </w:numPr>
        <w:jc w:val="both"/>
      </w:pPr>
      <w:r w:rsidRPr="00FC3C81">
        <w:t xml:space="preserve">Results with vague prior on the perception threshold and the historical period </w:t>
      </w:r>
      <w:r w:rsidR="000772EB" w:rsidRPr="00FC3C81">
        <w:t>length</w:t>
      </w:r>
    </w:p>
    <w:p w14:paraId="4EDCE771" w14:textId="6D013721" w:rsidR="00935D1C" w:rsidRPr="00EA472E" w:rsidDel="007B2BA8" w:rsidRDefault="00935D1C" w:rsidP="00935D1C">
      <w:pPr>
        <w:pStyle w:val="Style1"/>
        <w:tabs>
          <w:tab w:val="left" w:pos="284"/>
        </w:tabs>
        <w:rPr>
          <w:del w:id="992" w:author="Mathieu Lucas" w:date="2024-05-06T15:18:00Z" w16du:dateUtc="2024-05-06T13:18:00Z"/>
          <w:color w:val="auto"/>
          <w:rPrChange w:id="993" w:author="Mathieu Lucas" w:date="2024-05-06T17:01:00Z" w16du:dateUtc="2024-05-06T15:01:00Z">
            <w:rPr>
              <w:del w:id="994" w:author="Mathieu Lucas" w:date="2024-05-06T15:18:00Z" w16du:dateUtc="2024-05-06T13:18:00Z"/>
            </w:rPr>
          </w:rPrChange>
        </w:rPr>
      </w:pPr>
      <w:r w:rsidRPr="00FC3C81">
        <w:t>Results with systematic data only (</w:t>
      </w:r>
      <w:r w:rsidRPr="00FC3C81">
        <w:rPr>
          <w:i/>
        </w:rPr>
        <w:t>AMAX</w:t>
      </w:r>
      <w:r w:rsidRPr="00FC3C81">
        <w:t xml:space="preserve">) </w:t>
      </w:r>
      <w:r w:rsidR="00247DBD" w:rsidRPr="00FC3C81">
        <w:t xml:space="preserve">on the 1816-2020 period </w:t>
      </w:r>
      <w:r w:rsidRPr="00FC3C81">
        <w:t>or with a mixed sample (</w:t>
      </w:r>
      <w:r w:rsidRPr="00FC3C81">
        <w:rPr>
          <w:i/>
        </w:rPr>
        <w:t xml:space="preserve">AMAX </w:t>
      </w:r>
      <w:r w:rsidR="00207B3E" w:rsidRPr="00FC3C81">
        <w:t>+ 13</w:t>
      </w:r>
      <w:r w:rsidRPr="00FC3C81">
        <w:t xml:space="preserve"> historical floods) </w:t>
      </w:r>
      <w:r w:rsidR="005C740B" w:rsidRPr="00FC3C81">
        <w:t xml:space="preserve">on the 1500-2020 period </w:t>
      </w:r>
      <w:r w:rsidRPr="00FC3C81">
        <w:t xml:space="preserve">are presented for the estimation of </w:t>
      </w:r>
      <w:r w:rsidRPr="00FC3C81">
        <w:rPr>
          <w:i/>
        </w:rPr>
        <w:t>Q100</w:t>
      </w:r>
      <w:r w:rsidRPr="00FC3C81">
        <w:t xml:space="preserve"> and </w:t>
      </w:r>
      <w:r w:rsidRPr="00FC3C81">
        <w:rPr>
          <w:i/>
        </w:rPr>
        <w:t>Q1000</w:t>
      </w:r>
      <w:r w:rsidRPr="00FC3C81">
        <w:t xml:space="preserve"> floods </w:t>
      </w:r>
      <w:r w:rsidRPr="00EA472E">
        <w:rPr>
          <w:color w:val="auto"/>
          <w:rPrChange w:id="995" w:author="Mathieu Lucas" w:date="2024-05-06T17:01:00Z" w16du:dateUtc="2024-05-06T15:01:00Z">
            <w:rPr/>
          </w:rPrChange>
        </w:rPr>
        <w:t>(</w:t>
      </w:r>
      <w:ins w:id="996" w:author="Mathieu Lucas" w:date="2024-05-06T17:01:00Z" w16du:dateUtc="2024-05-06T15:01:00Z">
        <w:r w:rsidR="00EA472E" w:rsidRPr="00EA472E">
          <w:rPr>
            <w:color w:val="auto"/>
            <w:rPrChange w:id="997" w:author="Mathieu Lucas" w:date="2024-05-06T17:01:00Z" w16du:dateUtc="2024-05-06T15:01:00Z">
              <w:rPr/>
            </w:rPrChange>
          </w:rPr>
          <w:fldChar w:fldCharType="begin"/>
        </w:r>
        <w:r w:rsidR="00EA472E" w:rsidRPr="00EA472E">
          <w:rPr>
            <w:color w:val="auto"/>
            <w:rPrChange w:id="998" w:author="Mathieu Lucas" w:date="2024-05-06T17:01:00Z" w16du:dateUtc="2024-05-06T15:01:00Z">
              <w:rPr/>
            </w:rPrChange>
          </w:rPr>
          <w:instrText xml:space="preserve"> REF _Ref165905713 \h </w:instrText>
        </w:r>
        <w:r w:rsidR="00EA472E" w:rsidRPr="00EA472E">
          <w:rPr>
            <w:color w:val="auto"/>
            <w:rPrChange w:id="999" w:author="Mathieu Lucas" w:date="2024-05-06T17:01:00Z" w16du:dateUtc="2024-05-06T15:01:00Z">
              <w:rPr/>
            </w:rPrChange>
          </w:rPr>
        </w:r>
      </w:ins>
      <w:r w:rsidR="00EA472E" w:rsidRPr="00EA472E">
        <w:rPr>
          <w:color w:val="auto"/>
          <w:rPrChange w:id="1000" w:author="Mathieu Lucas" w:date="2024-05-06T17:01:00Z" w16du:dateUtc="2024-05-06T15:01:00Z">
            <w:rPr/>
          </w:rPrChange>
        </w:rPr>
        <w:instrText xml:space="preserve"> \* MERGEFORMAT </w:instrText>
      </w:r>
      <w:r w:rsidR="00EA472E" w:rsidRPr="00EA472E">
        <w:rPr>
          <w:color w:val="auto"/>
          <w:rPrChange w:id="1001" w:author="Mathieu Lucas" w:date="2024-05-06T17:01:00Z" w16du:dateUtc="2024-05-06T15:01:00Z">
            <w:rPr/>
          </w:rPrChange>
        </w:rPr>
        <w:fldChar w:fldCharType="separate"/>
      </w:r>
      <w:ins w:id="1002" w:author="Mathieu Lucas" w:date="2024-05-06T17:08:00Z" w16du:dateUtc="2024-05-06T15:08:00Z">
        <w:r w:rsidR="007A5054" w:rsidRPr="007A5054">
          <w:rPr>
            <w:color w:val="auto"/>
            <w:rPrChange w:id="1003" w:author="Mathieu Lucas" w:date="2024-05-06T17:08:00Z" w16du:dateUtc="2024-05-06T15:08:00Z">
              <w:rPr>
                <w:b/>
                <w:bCs/>
              </w:rPr>
            </w:rPrChange>
          </w:rPr>
          <w:t xml:space="preserve">Figure </w:t>
        </w:r>
        <w:r w:rsidR="007A5054" w:rsidRPr="007A5054">
          <w:rPr>
            <w:noProof/>
            <w:color w:val="auto"/>
            <w:rPrChange w:id="1004" w:author="Mathieu Lucas" w:date="2024-05-06T17:08:00Z" w16du:dateUtc="2024-05-06T15:08:00Z">
              <w:rPr>
                <w:noProof/>
                <w:sz w:val="20"/>
                <w:szCs w:val="20"/>
              </w:rPr>
            </w:rPrChange>
          </w:rPr>
          <w:t>6</w:t>
        </w:r>
      </w:ins>
      <w:ins w:id="1005" w:author="Mathieu Lucas" w:date="2024-05-06T17:01:00Z" w16du:dateUtc="2024-05-06T15:01:00Z">
        <w:r w:rsidR="00EA472E" w:rsidRPr="00EA472E">
          <w:rPr>
            <w:color w:val="auto"/>
            <w:rPrChange w:id="1006" w:author="Mathieu Lucas" w:date="2024-05-06T17:01:00Z" w16du:dateUtc="2024-05-06T15:01:00Z">
              <w:rPr/>
            </w:rPrChange>
          </w:rPr>
          <w:fldChar w:fldCharType="end"/>
        </w:r>
      </w:ins>
      <w:r w:rsidR="001236C0" w:rsidRPr="00EA472E">
        <w:rPr>
          <w:color w:val="auto"/>
          <w:rPrChange w:id="1007" w:author="Mathieu Lucas" w:date="2024-05-06T17:01:00Z" w16du:dateUtc="2024-05-06T15:01:00Z">
            <w:rPr/>
          </w:rPrChange>
        </w:rPr>
        <w:fldChar w:fldCharType="begin"/>
      </w:r>
      <w:r w:rsidR="001236C0" w:rsidRPr="00EA472E">
        <w:rPr>
          <w:color w:val="auto"/>
          <w:rPrChange w:id="1008" w:author="Mathieu Lucas" w:date="2024-05-06T17:01:00Z" w16du:dateUtc="2024-05-06T15:01:00Z">
            <w:rPr/>
          </w:rPrChange>
        </w:rPr>
        <w:instrText xml:space="preserve"> REF _Ref142577452 </w:instrText>
      </w:r>
      <w:r w:rsidR="00EA472E" w:rsidRPr="00EA472E">
        <w:rPr>
          <w:color w:val="auto"/>
          <w:rPrChange w:id="1009" w:author="Mathieu Lucas" w:date="2024-05-06T17:01:00Z" w16du:dateUtc="2024-05-06T15:01:00Z">
            <w:rPr/>
          </w:rPrChange>
        </w:rPr>
        <w:instrText xml:space="preserve"> \* MERGEFORMAT </w:instrText>
      </w:r>
      <w:del w:id="1010" w:author="Mathieu Lucas" w:date="2024-05-06T16:52:00Z" w16du:dateUtc="2024-05-06T14:52:00Z">
        <w:r w:rsidR="001236C0" w:rsidRPr="00EA472E" w:rsidDel="00EA472E">
          <w:rPr>
            <w:color w:val="auto"/>
            <w:rPrChange w:id="1011" w:author="Mathieu Lucas" w:date="2024-05-06T17:01:00Z" w16du:dateUtc="2024-05-06T15:01:00Z">
              <w:rPr/>
            </w:rPrChange>
          </w:rPr>
          <w:fldChar w:fldCharType="separate"/>
        </w:r>
        <w:r w:rsidR="00EC3AA6" w:rsidRPr="00EA472E" w:rsidDel="00EA472E">
          <w:rPr>
            <w:i/>
            <w:color w:val="auto"/>
            <w:rPrChange w:id="1012" w:author="Mathieu Lucas" w:date="2024-05-06T17:01:00Z" w16du:dateUtc="2024-05-06T15:01:00Z">
              <w:rPr>
                <w:i/>
              </w:rPr>
            </w:rPrChange>
          </w:rPr>
          <w:delText xml:space="preserve">Figure </w:delText>
        </w:r>
        <w:r w:rsidR="00EC3AA6" w:rsidRPr="00EA472E" w:rsidDel="00EA472E">
          <w:rPr>
            <w:i/>
            <w:noProof/>
            <w:color w:val="auto"/>
            <w:rPrChange w:id="1013" w:author="Mathieu Lucas" w:date="2024-05-06T17:01:00Z" w16du:dateUtc="2024-05-06T15:01:00Z">
              <w:rPr>
                <w:i/>
                <w:noProof/>
              </w:rPr>
            </w:rPrChange>
          </w:rPr>
          <w:delText>9</w:delText>
        </w:r>
      </w:del>
      <w:r w:rsidR="001236C0" w:rsidRPr="00EA472E">
        <w:rPr>
          <w:color w:val="auto"/>
          <w:rPrChange w:id="1014" w:author="Mathieu Lucas" w:date="2024-05-06T17:01:00Z" w16du:dateUtc="2024-05-06T15:01:00Z">
            <w:rPr/>
          </w:rPrChange>
        </w:rPr>
        <w:fldChar w:fldCharType="end"/>
      </w:r>
      <w:r w:rsidRPr="00EA472E">
        <w:rPr>
          <w:color w:val="auto"/>
          <w:rPrChange w:id="1015" w:author="Mathieu Lucas" w:date="2024-05-06T17:01:00Z" w16du:dateUtc="2024-05-06T15:01:00Z">
            <w:rPr/>
          </w:rPrChange>
        </w:rPr>
        <w:t>)</w:t>
      </w:r>
      <w:r w:rsidR="000E3541" w:rsidRPr="00EA472E">
        <w:rPr>
          <w:color w:val="auto"/>
          <w:rPrChange w:id="1016" w:author="Mathieu Lucas" w:date="2024-05-06T17:01:00Z" w16du:dateUtc="2024-05-06T15:01:00Z">
            <w:rPr/>
          </w:rPrChange>
        </w:rPr>
        <w:t xml:space="preserve"> and</w:t>
      </w:r>
      <w:r w:rsidRPr="00EA472E">
        <w:rPr>
          <w:color w:val="auto"/>
          <w:rPrChange w:id="1017" w:author="Mathieu Lucas" w:date="2024-05-06T17:01:00Z" w16du:dateUtc="2024-05-06T15:01:00Z">
            <w:rPr/>
          </w:rPrChange>
        </w:rPr>
        <w:t xml:space="preserve"> parameters (</w:t>
      </w:r>
      <w:r w:rsidRPr="00EA472E">
        <w:rPr>
          <w:i/>
          <w:color w:val="auto"/>
          <w:rPrChange w:id="1018" w:author="Mathieu Lucas" w:date="2024-05-06T17:01:00Z" w16du:dateUtc="2024-05-06T15:01:00Z">
            <w:rPr>
              <w:i/>
            </w:rPr>
          </w:rPrChange>
        </w:rPr>
        <w:t>ξ</w:t>
      </w:r>
      <w:r w:rsidRPr="00EA472E">
        <w:rPr>
          <w:color w:val="auto"/>
          <w:rPrChange w:id="1019" w:author="Mathieu Lucas" w:date="2024-05-06T17:01:00Z" w16du:dateUtc="2024-05-06T15:01:00Z">
            <w:rPr/>
          </w:rPrChange>
        </w:rPr>
        <w:t xml:space="preserve">, </w:t>
      </w:r>
      <w:r w:rsidRPr="00EA472E">
        <w:rPr>
          <w:i/>
          <w:color w:val="auto"/>
          <w:rPrChange w:id="1020" w:author="Mathieu Lucas" w:date="2024-05-06T17:01:00Z" w16du:dateUtc="2024-05-06T15:01:00Z">
            <w:rPr>
              <w:i/>
            </w:rPr>
          </w:rPrChange>
        </w:rPr>
        <w:t>S</w:t>
      </w:r>
      <w:r w:rsidRPr="00EA472E">
        <w:rPr>
          <w:color w:val="auto"/>
          <w:rPrChange w:id="1021" w:author="Mathieu Lucas" w:date="2024-05-06T17:01:00Z" w16du:dateUtc="2024-05-06T15:01:00Z">
            <w:rPr/>
          </w:rPrChange>
        </w:rPr>
        <w:t xml:space="preserve">, </w:t>
      </w:r>
      <w:r w:rsidRPr="00EA472E">
        <w:rPr>
          <w:i/>
          <w:color w:val="auto"/>
          <w:rPrChange w:id="1022" w:author="Mathieu Lucas" w:date="2024-05-06T17:01:00Z" w16du:dateUtc="2024-05-06T15:01:00Z">
            <w:rPr>
              <w:i/>
            </w:rPr>
          </w:rPrChange>
        </w:rPr>
        <w:t>t*</w:t>
      </w:r>
      <w:r w:rsidRPr="00EA472E">
        <w:rPr>
          <w:color w:val="auto"/>
          <w:rPrChange w:id="1023" w:author="Mathieu Lucas" w:date="2024-05-06T17:01:00Z" w16du:dateUtc="2024-05-06T15:01:00Z">
            <w:rPr/>
          </w:rPrChange>
        </w:rPr>
        <w:t>) (</w:t>
      </w:r>
      <w:ins w:id="1024" w:author="Mathieu Lucas" w:date="2024-05-06T17:01:00Z" w16du:dateUtc="2024-05-06T15:01:00Z">
        <w:r w:rsidR="00EA472E" w:rsidRPr="00EA472E">
          <w:rPr>
            <w:color w:val="auto"/>
            <w:rPrChange w:id="1025" w:author="Mathieu Lucas" w:date="2024-05-06T17:01:00Z" w16du:dateUtc="2024-05-06T15:01:00Z">
              <w:rPr/>
            </w:rPrChange>
          </w:rPr>
          <w:fldChar w:fldCharType="begin"/>
        </w:r>
        <w:r w:rsidR="00EA472E" w:rsidRPr="00EA472E">
          <w:rPr>
            <w:color w:val="auto"/>
            <w:rPrChange w:id="1026" w:author="Mathieu Lucas" w:date="2024-05-06T17:01:00Z" w16du:dateUtc="2024-05-06T15:01:00Z">
              <w:rPr/>
            </w:rPrChange>
          </w:rPr>
          <w:instrText xml:space="preserve"> REF _Ref165907310 \h </w:instrText>
        </w:r>
        <w:r w:rsidR="00EA472E" w:rsidRPr="00EA472E">
          <w:rPr>
            <w:color w:val="auto"/>
            <w:rPrChange w:id="1027" w:author="Mathieu Lucas" w:date="2024-05-06T17:01:00Z" w16du:dateUtc="2024-05-06T15:01:00Z">
              <w:rPr/>
            </w:rPrChange>
          </w:rPr>
        </w:r>
      </w:ins>
      <w:r w:rsidR="00EA472E" w:rsidRPr="00EA472E">
        <w:rPr>
          <w:color w:val="auto"/>
          <w:rPrChange w:id="1028" w:author="Mathieu Lucas" w:date="2024-05-06T17:01:00Z" w16du:dateUtc="2024-05-06T15:01:00Z">
            <w:rPr/>
          </w:rPrChange>
        </w:rPr>
        <w:instrText xml:space="preserve"> \* MERGEFORMAT </w:instrText>
      </w:r>
      <w:r w:rsidR="00EA472E" w:rsidRPr="00EA472E">
        <w:rPr>
          <w:color w:val="auto"/>
          <w:rPrChange w:id="1029" w:author="Mathieu Lucas" w:date="2024-05-06T17:01:00Z" w16du:dateUtc="2024-05-06T15:01:00Z">
            <w:rPr/>
          </w:rPrChange>
        </w:rPr>
        <w:fldChar w:fldCharType="separate"/>
      </w:r>
      <w:ins w:id="1030" w:author="Mathieu Lucas" w:date="2024-05-06T17:08:00Z" w16du:dateUtc="2024-05-06T15:08:00Z">
        <w:r w:rsidR="007A5054" w:rsidRPr="007A5054">
          <w:rPr>
            <w:color w:val="auto"/>
            <w:rPrChange w:id="1031" w:author="Mathieu Lucas" w:date="2024-05-06T17:08:00Z" w16du:dateUtc="2024-05-06T15:08:00Z">
              <w:rPr>
                <w:b/>
                <w:bCs/>
                <w:color w:val="auto"/>
              </w:rPr>
            </w:rPrChange>
          </w:rPr>
          <w:t xml:space="preserve">Table </w:t>
        </w:r>
        <w:r w:rsidR="007A5054" w:rsidRPr="007A5054">
          <w:rPr>
            <w:noProof/>
            <w:color w:val="auto"/>
            <w:rPrChange w:id="1032" w:author="Mathieu Lucas" w:date="2024-05-06T17:08:00Z" w16du:dateUtc="2024-05-06T15:08:00Z">
              <w:rPr>
                <w:noProof/>
                <w:sz w:val="20"/>
                <w:szCs w:val="20"/>
              </w:rPr>
            </w:rPrChange>
          </w:rPr>
          <w:t>3</w:t>
        </w:r>
      </w:ins>
      <w:ins w:id="1033" w:author="Mathieu Lucas" w:date="2024-05-06T17:01:00Z" w16du:dateUtc="2024-05-06T15:01:00Z">
        <w:r w:rsidR="00EA472E" w:rsidRPr="00EA472E">
          <w:rPr>
            <w:color w:val="auto"/>
            <w:rPrChange w:id="1034" w:author="Mathieu Lucas" w:date="2024-05-06T17:01:00Z" w16du:dateUtc="2024-05-06T15:01:00Z">
              <w:rPr/>
            </w:rPrChange>
          </w:rPr>
          <w:fldChar w:fldCharType="end"/>
        </w:r>
      </w:ins>
      <w:del w:id="1035" w:author="Mathieu Lucas" w:date="2024-05-03T15:03:00Z" w16du:dateUtc="2024-05-03T13:03:00Z">
        <w:r w:rsidR="001236C0" w:rsidRPr="00EA472E" w:rsidDel="00E7594F">
          <w:rPr>
            <w:color w:val="auto"/>
            <w:rPrChange w:id="1036" w:author="Mathieu Lucas" w:date="2024-05-06T17:01:00Z" w16du:dateUtc="2024-05-06T15:01:00Z">
              <w:rPr/>
            </w:rPrChange>
          </w:rPr>
          <w:fldChar w:fldCharType="begin"/>
        </w:r>
        <w:r w:rsidR="001236C0" w:rsidRPr="00EA472E" w:rsidDel="00E7594F">
          <w:rPr>
            <w:color w:val="auto"/>
            <w:rPrChange w:id="1037" w:author="Mathieu Lucas" w:date="2024-05-06T17:01:00Z" w16du:dateUtc="2024-05-06T15:01:00Z">
              <w:rPr/>
            </w:rPrChange>
          </w:rPr>
          <w:delInstrText xml:space="preserve"> REF _Ref142577637 </w:delInstrText>
        </w:r>
      </w:del>
      <w:r w:rsidR="00EA472E" w:rsidRPr="00EA472E">
        <w:rPr>
          <w:color w:val="auto"/>
          <w:rPrChange w:id="1038" w:author="Mathieu Lucas" w:date="2024-05-06T17:01:00Z" w16du:dateUtc="2024-05-06T15:01:00Z">
            <w:rPr/>
          </w:rPrChange>
        </w:rPr>
        <w:instrText xml:space="preserve"> \* MERGEFORMAT </w:instrText>
      </w:r>
      <w:del w:id="1039" w:author="Mathieu Lucas" w:date="2024-05-03T15:03:00Z" w16du:dateUtc="2024-05-03T13:03:00Z">
        <w:r w:rsidR="001236C0" w:rsidRPr="00EA472E" w:rsidDel="00E7594F">
          <w:rPr>
            <w:color w:val="auto"/>
            <w:rPrChange w:id="1040" w:author="Mathieu Lucas" w:date="2024-05-06T17:01:00Z" w16du:dateUtc="2024-05-06T15:01:00Z">
              <w:rPr/>
            </w:rPrChange>
          </w:rPr>
          <w:fldChar w:fldCharType="separate"/>
        </w:r>
        <w:r w:rsidR="00EC3AA6" w:rsidRPr="00EA472E" w:rsidDel="00E7594F">
          <w:rPr>
            <w:i/>
            <w:color w:val="auto"/>
            <w:rPrChange w:id="1041" w:author="Mathieu Lucas" w:date="2024-05-06T17:01:00Z" w16du:dateUtc="2024-05-06T15:01:00Z">
              <w:rPr>
                <w:i/>
              </w:rPr>
            </w:rPrChange>
          </w:rPr>
          <w:delText xml:space="preserve">Table </w:delText>
        </w:r>
        <w:r w:rsidR="00EC3AA6" w:rsidRPr="00EA472E" w:rsidDel="00E7594F">
          <w:rPr>
            <w:i/>
            <w:noProof/>
            <w:color w:val="auto"/>
            <w:rPrChange w:id="1042" w:author="Mathieu Lucas" w:date="2024-05-06T17:01:00Z" w16du:dateUtc="2024-05-06T15:01:00Z">
              <w:rPr>
                <w:i/>
                <w:noProof/>
              </w:rPr>
            </w:rPrChange>
          </w:rPr>
          <w:delText>2</w:delText>
        </w:r>
        <w:r w:rsidR="001236C0" w:rsidRPr="00EA472E" w:rsidDel="00E7594F">
          <w:rPr>
            <w:color w:val="auto"/>
            <w:rPrChange w:id="1043" w:author="Mathieu Lucas" w:date="2024-05-06T17:01:00Z" w16du:dateUtc="2024-05-06T15:01:00Z">
              <w:rPr/>
            </w:rPrChange>
          </w:rPr>
          <w:fldChar w:fldCharType="end"/>
        </w:r>
      </w:del>
      <w:ins w:id="1044" w:author="Mathieu Lucas" w:date="2024-05-03T15:03:00Z" w16du:dateUtc="2024-05-03T13:03:00Z">
        <w:r w:rsidR="00E7594F" w:rsidRPr="00EA472E">
          <w:rPr>
            <w:color w:val="auto"/>
            <w:rPrChange w:id="1045" w:author="Mathieu Lucas" w:date="2024-05-06T17:01:00Z" w16du:dateUtc="2024-05-06T15:01:00Z">
              <w:rPr/>
            </w:rPrChange>
          </w:rPr>
          <w:fldChar w:fldCharType="begin"/>
        </w:r>
        <w:r w:rsidR="00E7594F" w:rsidRPr="00EA472E">
          <w:rPr>
            <w:color w:val="auto"/>
            <w:rPrChange w:id="1046" w:author="Mathieu Lucas" w:date="2024-05-06T17:01:00Z" w16du:dateUtc="2024-05-06T15:01:00Z">
              <w:rPr/>
            </w:rPrChange>
          </w:rPr>
          <w:instrText xml:space="preserve"> REF _Ref142577637 </w:instrText>
        </w:r>
      </w:ins>
      <w:r w:rsidR="00EA472E" w:rsidRPr="00EA472E">
        <w:rPr>
          <w:color w:val="auto"/>
          <w:rPrChange w:id="1047" w:author="Mathieu Lucas" w:date="2024-05-06T17:01:00Z" w16du:dateUtc="2024-05-06T15:01:00Z">
            <w:rPr/>
          </w:rPrChange>
        </w:rPr>
        <w:instrText xml:space="preserve"> \* MERGEFORMAT </w:instrText>
      </w:r>
      <w:ins w:id="1048" w:author="Mathieu Lucas" w:date="2024-05-03T15:03:00Z" w16du:dateUtc="2024-05-03T13:03:00Z">
        <w:r w:rsidR="00E7594F" w:rsidRPr="00EA472E">
          <w:rPr>
            <w:color w:val="auto"/>
            <w:rPrChange w:id="1049" w:author="Mathieu Lucas" w:date="2024-05-06T17:01:00Z" w16du:dateUtc="2024-05-06T15:01:00Z">
              <w:rPr/>
            </w:rPrChange>
          </w:rPr>
          <w:fldChar w:fldCharType="end"/>
        </w:r>
      </w:ins>
      <w:r w:rsidRPr="00EA472E">
        <w:rPr>
          <w:color w:val="auto"/>
          <w:rPrChange w:id="1050" w:author="Mathieu Lucas" w:date="2024-05-06T17:01:00Z" w16du:dateUtc="2024-05-06T15:01:00Z">
            <w:rPr/>
          </w:rPrChange>
        </w:rPr>
        <w:t>)</w:t>
      </w:r>
      <w:r w:rsidR="000E3541" w:rsidRPr="00EA472E">
        <w:rPr>
          <w:color w:val="auto"/>
          <w:rPrChange w:id="1051" w:author="Mathieu Lucas" w:date="2024-05-06T17:01:00Z" w16du:dateUtc="2024-05-06T15:01:00Z">
            <w:rPr/>
          </w:rPrChange>
        </w:rPr>
        <w:t>.</w:t>
      </w:r>
    </w:p>
    <w:p w14:paraId="11588500" w14:textId="60CF2E4F" w:rsidR="00EA7F68" w:rsidRPr="00EA472E" w:rsidDel="007B2BA8" w:rsidRDefault="00FC7FE3">
      <w:pPr>
        <w:pStyle w:val="Style1"/>
        <w:rPr>
          <w:del w:id="1052" w:author="Mathieu Lucas" w:date="2024-05-06T15:18:00Z" w16du:dateUtc="2024-05-06T13:18:00Z"/>
          <w:color w:val="auto"/>
          <w:rPrChange w:id="1053" w:author="Mathieu Lucas" w:date="2024-05-06T17:01:00Z" w16du:dateUtc="2024-05-06T15:01:00Z">
            <w:rPr>
              <w:del w:id="1054" w:author="Mathieu Lucas" w:date="2024-05-06T15:18:00Z" w16du:dateUtc="2024-05-06T13:18:00Z"/>
            </w:rPr>
          </w:rPrChange>
        </w:rPr>
      </w:pPr>
      <w:del w:id="1055" w:author="Mathieu Lucas" w:date="2024-05-06T15:17:00Z" w16du:dateUtc="2024-05-06T13:17:00Z">
        <w:r w:rsidRPr="00EA472E" w:rsidDel="007B2BA8">
          <w:rPr>
            <w:noProof/>
            <w:color w:val="auto"/>
            <w:rPrChange w:id="1056" w:author="Mathieu Lucas" w:date="2024-05-06T17:01:00Z" w16du:dateUtc="2024-05-06T15:01:00Z">
              <w:rPr>
                <w:noProof/>
              </w:rPr>
            </w:rPrChange>
          </w:rPr>
          <w:drawing>
            <wp:inline distT="0" distB="0" distL="0" distR="0" wp14:anchorId="2C7DFDFD" wp14:editId="2CB22597">
              <wp:extent cx="5759450" cy="3920917"/>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9B.jpg"/>
                      <pic:cNvPicPr/>
                    </pic:nvPicPr>
                    <pic:blipFill rotWithShape="1">
                      <a:blip r:embed="rId22">
                        <a:extLst>
                          <a:ext uri="{28A0092B-C50C-407E-A947-70E740481C1C}">
                            <a14:useLocalDpi xmlns:a14="http://schemas.microsoft.com/office/drawing/2010/main" val="0"/>
                          </a:ext>
                        </a:extLst>
                      </a:blip>
                      <a:srcRect t="3299" r="27149" b="8531"/>
                      <a:stretch/>
                    </pic:blipFill>
                    <pic:spPr bwMode="auto">
                      <a:xfrm>
                        <a:off x="0" y="0"/>
                        <a:ext cx="5760000" cy="3921291"/>
                      </a:xfrm>
                      <a:prstGeom prst="rect">
                        <a:avLst/>
                      </a:prstGeom>
                      <a:ln>
                        <a:noFill/>
                      </a:ln>
                      <a:extLst>
                        <a:ext uri="{53640926-AAD7-44D8-BBD7-CCE9431645EC}">
                          <a14:shadowObscured xmlns:a14="http://schemas.microsoft.com/office/drawing/2010/main"/>
                        </a:ext>
                      </a:extLst>
                    </pic:spPr>
                  </pic:pic>
                </a:graphicData>
              </a:graphic>
            </wp:inline>
          </w:drawing>
        </w:r>
      </w:del>
    </w:p>
    <w:p w14:paraId="0BF2FA4A" w14:textId="3D0E3BF3" w:rsidR="00EA7F68" w:rsidRPr="00EA472E" w:rsidDel="007B2BA8" w:rsidRDefault="00BE455D">
      <w:pPr>
        <w:pStyle w:val="Style1"/>
        <w:tabs>
          <w:tab w:val="left" w:pos="284"/>
        </w:tabs>
        <w:rPr>
          <w:del w:id="1057" w:author="Mathieu Lucas" w:date="2024-05-06T15:18:00Z" w16du:dateUtc="2024-05-06T13:18:00Z"/>
          <w:i/>
          <w:color w:val="auto"/>
          <w:rPrChange w:id="1058" w:author="Mathieu Lucas" w:date="2024-05-06T17:01:00Z" w16du:dateUtc="2024-05-06T15:01:00Z">
            <w:rPr>
              <w:del w:id="1059" w:author="Mathieu Lucas" w:date="2024-05-06T15:18:00Z" w16du:dateUtc="2024-05-06T13:18:00Z"/>
              <w:i/>
            </w:rPr>
          </w:rPrChange>
        </w:rPr>
        <w:pPrChange w:id="1060" w:author="Mathieu Lucas" w:date="2024-05-06T15:18:00Z" w16du:dateUtc="2024-05-06T13:18:00Z">
          <w:pPr>
            <w:pStyle w:val="Style1"/>
          </w:pPr>
        </w:pPrChange>
      </w:pPr>
      <w:bookmarkStart w:id="1061" w:name="_Ref142577452"/>
      <w:del w:id="1062" w:author="Mathieu Lucas" w:date="2024-05-06T15:18:00Z" w16du:dateUtc="2024-05-06T13:18:00Z">
        <w:r w:rsidRPr="00EA472E" w:rsidDel="007B2BA8">
          <w:rPr>
            <w:i/>
            <w:color w:val="auto"/>
            <w:rPrChange w:id="1063" w:author="Mathieu Lucas" w:date="2024-05-06T17:01:00Z" w16du:dateUtc="2024-05-06T15:01:00Z">
              <w:rPr>
                <w:i/>
              </w:rPr>
            </w:rPrChange>
          </w:rPr>
          <w:delText xml:space="preserve">Figure </w:delText>
        </w:r>
        <w:r w:rsidRPr="00EA472E" w:rsidDel="007B2BA8">
          <w:rPr>
            <w:i/>
            <w:color w:val="auto"/>
            <w:rPrChange w:id="1064" w:author="Mathieu Lucas" w:date="2024-05-06T17:01:00Z" w16du:dateUtc="2024-05-06T15:01:00Z">
              <w:rPr>
                <w:i/>
              </w:rPr>
            </w:rPrChange>
          </w:rPr>
          <w:fldChar w:fldCharType="begin"/>
        </w:r>
        <w:r w:rsidRPr="00EA472E" w:rsidDel="007B2BA8">
          <w:rPr>
            <w:i/>
            <w:color w:val="auto"/>
            <w:rPrChange w:id="1065" w:author="Mathieu Lucas" w:date="2024-05-06T17:01:00Z" w16du:dateUtc="2024-05-06T15:01:00Z">
              <w:rPr>
                <w:i/>
              </w:rPr>
            </w:rPrChange>
          </w:rPr>
          <w:delInstrText>SEQ Figure \* ARABIC</w:delInstrText>
        </w:r>
        <w:r w:rsidRPr="00EA472E" w:rsidDel="007B2BA8">
          <w:rPr>
            <w:i/>
            <w:color w:val="auto"/>
            <w:rPrChange w:id="1066" w:author="Mathieu Lucas" w:date="2024-05-06T17:01:00Z" w16du:dateUtc="2024-05-06T15:01:00Z">
              <w:rPr>
                <w:i/>
              </w:rPr>
            </w:rPrChange>
          </w:rPr>
          <w:fldChar w:fldCharType="separate"/>
        </w:r>
        <w:r w:rsidR="00EC3AA6" w:rsidRPr="00EA472E" w:rsidDel="007B2BA8">
          <w:rPr>
            <w:i/>
            <w:noProof/>
            <w:color w:val="auto"/>
            <w:rPrChange w:id="1067" w:author="Mathieu Lucas" w:date="2024-05-06T17:01:00Z" w16du:dateUtc="2024-05-06T15:01:00Z">
              <w:rPr>
                <w:i/>
                <w:noProof/>
              </w:rPr>
            </w:rPrChange>
          </w:rPr>
          <w:delText>9</w:delText>
        </w:r>
        <w:r w:rsidRPr="00EA472E" w:rsidDel="007B2BA8">
          <w:rPr>
            <w:i/>
            <w:color w:val="auto"/>
            <w:rPrChange w:id="1068" w:author="Mathieu Lucas" w:date="2024-05-06T17:01:00Z" w16du:dateUtc="2024-05-06T15:01:00Z">
              <w:rPr>
                <w:i/>
              </w:rPr>
            </w:rPrChange>
          </w:rPr>
          <w:fldChar w:fldCharType="end"/>
        </w:r>
        <w:bookmarkEnd w:id="1061"/>
        <w:r w:rsidRPr="00EA472E" w:rsidDel="007B2BA8">
          <w:rPr>
            <w:i/>
            <w:color w:val="auto"/>
            <w:rPrChange w:id="1069" w:author="Mathieu Lucas" w:date="2024-05-06T17:01:00Z" w16du:dateUtc="2024-05-06T15:01:00Z">
              <w:rPr>
                <w:i/>
              </w:rPr>
            </w:rPrChange>
          </w:rPr>
          <w:delText xml:space="preserve"> : </w:delText>
        </w:r>
      </w:del>
      <w:bookmarkStart w:id="1070" w:name="_Hlk165897450"/>
      <w:ins w:id="1071" w:author="Michel Lang" w:date="2024-02-19T16:29:00Z">
        <w:del w:id="1072" w:author="Mathieu Lucas" w:date="2024-05-06T15:18:00Z" w16du:dateUtc="2024-05-06T13:18:00Z">
          <w:r w:rsidR="00FC7FE3" w:rsidRPr="00EA472E" w:rsidDel="007B2BA8">
            <w:rPr>
              <w:i/>
              <w:color w:val="auto"/>
              <w:rPrChange w:id="1073" w:author="Mathieu Lucas" w:date="2024-05-06T17:01:00Z" w16du:dateUtc="2024-05-06T15:01:00Z">
                <w:rPr>
                  <w:i/>
                </w:rPr>
              </w:rPrChange>
            </w:rPr>
            <w:delText xml:space="preserve">Q100 and Q1000 floods with 95% credibility intervals displayed as error bars. AMAX refers to an annual maximum sample on the 1816-2020 period; Mixed A-B-C-D refer to a mixed sample (“historical” floods on the </w:delText>
          </w:r>
        </w:del>
      </w:ins>
      <w:ins w:id="1074" w:author="Michel Lang" w:date="2024-02-19T16:30:00Z">
        <w:del w:id="1075" w:author="Mathieu Lucas" w:date="2024-05-06T15:18:00Z" w16du:dateUtc="2024-05-06T13:18:00Z">
          <w:r w:rsidR="00FC7FE3" w:rsidRPr="00EA472E" w:rsidDel="007B2BA8">
            <w:rPr>
              <w:i/>
              <w:color w:val="auto"/>
              <w:rPrChange w:id="1076" w:author="Mathieu Lucas" w:date="2024-05-06T17:01:00Z" w16du:dateUtc="2024-05-06T15:01:00Z">
                <w:rPr>
                  <w:i/>
                </w:rPr>
              </w:rPrChange>
            </w:rPr>
            <w:delText>1500-1815</w:delText>
          </w:r>
        </w:del>
      </w:ins>
      <w:ins w:id="1077" w:author="Michel Lang" w:date="2024-02-19T16:29:00Z">
        <w:del w:id="1078" w:author="Mathieu Lucas" w:date="2024-05-06T15:18:00Z" w16du:dateUtc="2024-05-06T13:18:00Z">
          <w:r w:rsidR="00FC7FE3" w:rsidRPr="00EA472E" w:rsidDel="007B2BA8">
            <w:rPr>
              <w:i/>
              <w:color w:val="auto"/>
              <w:rPrChange w:id="1079" w:author="Mathieu Lucas" w:date="2024-05-06T17:01:00Z" w16du:dateUtc="2024-05-06T15:01:00Z">
                <w:rPr>
                  <w:i/>
                </w:rPr>
              </w:rPrChange>
            </w:rPr>
            <w:delText xml:space="preserve"> period and AMAX 1</w:delText>
          </w:r>
        </w:del>
      </w:ins>
      <w:ins w:id="1080" w:author="Michel Lang" w:date="2024-02-19T16:30:00Z">
        <w:del w:id="1081" w:author="Mathieu Lucas" w:date="2024-05-06T15:18:00Z" w16du:dateUtc="2024-05-06T13:18:00Z">
          <w:r w:rsidR="00FC7FE3" w:rsidRPr="00EA472E" w:rsidDel="007B2BA8">
            <w:rPr>
              <w:i/>
              <w:color w:val="auto"/>
              <w:rPrChange w:id="1082" w:author="Mathieu Lucas" w:date="2024-05-06T17:01:00Z" w16du:dateUtc="2024-05-06T15:01:00Z">
                <w:rPr>
                  <w:i/>
                </w:rPr>
              </w:rPrChange>
            </w:rPr>
            <w:delText>816</w:delText>
          </w:r>
        </w:del>
      </w:ins>
      <w:ins w:id="1083" w:author="Michel Lang" w:date="2024-02-19T16:29:00Z">
        <w:del w:id="1084" w:author="Mathieu Lucas" w:date="2024-05-06T15:18:00Z" w16du:dateUtc="2024-05-06T13:18:00Z">
          <w:r w:rsidR="00FC7FE3" w:rsidRPr="00EA472E" w:rsidDel="007B2BA8">
            <w:rPr>
              <w:i/>
              <w:color w:val="auto"/>
              <w:rPrChange w:id="1085" w:author="Mathieu Lucas" w:date="2024-05-06T17:01:00Z" w16du:dateUtc="2024-05-06T15:01:00Z">
                <w:rPr>
                  <w:i/>
                </w:rPr>
              </w:rPrChange>
            </w:rPr>
            <w:delText>-2020) and various statistical models (refer to text for explanation)</w:delText>
          </w:r>
        </w:del>
      </w:ins>
      <w:ins w:id="1086" w:author="Michel Lang" w:date="2024-02-19T16:30:00Z">
        <w:del w:id="1087" w:author="Mathieu Lucas" w:date="2024-05-06T15:18:00Z" w16du:dateUtc="2024-05-06T13:18:00Z">
          <w:r w:rsidR="00FC7FE3" w:rsidRPr="00EA472E" w:rsidDel="007B2BA8">
            <w:rPr>
              <w:i/>
              <w:color w:val="auto"/>
              <w:rPrChange w:id="1088" w:author="Mathieu Lucas" w:date="2024-05-06T17:01:00Z" w16du:dateUtc="2024-05-06T15:01:00Z">
                <w:rPr>
                  <w:i/>
                </w:rPr>
              </w:rPrChange>
            </w:rPr>
            <w:delText>.</w:delText>
          </w:r>
        </w:del>
      </w:ins>
    </w:p>
    <w:p w14:paraId="458EE188" w14:textId="1C1F086D" w:rsidR="00EA7F68" w:rsidRPr="00EA472E" w:rsidRDefault="00BE455D">
      <w:pPr>
        <w:pStyle w:val="Style1"/>
        <w:tabs>
          <w:tab w:val="left" w:pos="284"/>
        </w:tabs>
        <w:rPr>
          <w:color w:val="auto"/>
          <w:rPrChange w:id="1089" w:author="Mathieu Lucas" w:date="2024-05-06T17:01:00Z" w16du:dateUtc="2024-05-06T15:01:00Z">
            <w:rPr/>
          </w:rPrChange>
        </w:rPr>
        <w:pPrChange w:id="1090" w:author="Mathieu Lucas" w:date="2024-05-06T15:18:00Z" w16du:dateUtc="2024-05-06T13:18:00Z">
          <w:pPr>
            <w:spacing w:after="120"/>
            <w:jc w:val="both"/>
          </w:pPr>
        </w:pPrChange>
      </w:pPr>
      <w:bookmarkStart w:id="1091" w:name="_Ref142577637"/>
      <w:bookmarkEnd w:id="1070"/>
      <w:del w:id="1092" w:author="Mathieu Lucas" w:date="2024-05-06T15:18:00Z" w16du:dateUtc="2024-05-06T13:18:00Z">
        <w:r w:rsidRPr="00EA472E" w:rsidDel="007B2BA8">
          <w:rPr>
            <w:color w:val="auto"/>
            <w:rPrChange w:id="1093" w:author="Mathieu Lucas" w:date="2024-05-06T17:01:00Z" w16du:dateUtc="2024-05-06T15:01:00Z">
              <w:rPr/>
            </w:rPrChange>
          </w:rPr>
          <w:delText xml:space="preserve">Table </w:delText>
        </w:r>
      </w:del>
      <w:del w:id="1094" w:author="Mathieu Lucas" w:date="2024-05-03T15:03:00Z" w16du:dateUtc="2024-05-03T13:03:00Z">
        <w:r w:rsidRPr="00EA472E" w:rsidDel="00E7594F">
          <w:rPr>
            <w:color w:val="auto"/>
            <w:rPrChange w:id="1095" w:author="Mathieu Lucas" w:date="2024-05-06T17:01:00Z" w16du:dateUtc="2024-05-06T15:01:00Z">
              <w:rPr/>
            </w:rPrChange>
          </w:rPr>
          <w:fldChar w:fldCharType="begin"/>
        </w:r>
        <w:r w:rsidRPr="00EA472E" w:rsidDel="00E7594F">
          <w:rPr>
            <w:color w:val="auto"/>
            <w:rPrChange w:id="1096" w:author="Mathieu Lucas" w:date="2024-05-06T17:01:00Z" w16du:dateUtc="2024-05-06T15:01:00Z">
              <w:rPr/>
            </w:rPrChange>
          </w:rPr>
          <w:delInstrText>SEQ Tableau \* ARABIC</w:delInstrText>
        </w:r>
        <w:r w:rsidRPr="00EA472E" w:rsidDel="00E7594F">
          <w:rPr>
            <w:color w:val="auto"/>
            <w:rPrChange w:id="1097" w:author="Mathieu Lucas" w:date="2024-05-06T17:01:00Z" w16du:dateUtc="2024-05-06T15:01:00Z">
              <w:rPr/>
            </w:rPrChange>
          </w:rPr>
          <w:fldChar w:fldCharType="separate"/>
        </w:r>
        <w:r w:rsidR="00EC3AA6" w:rsidRPr="00EA472E" w:rsidDel="00E7594F">
          <w:rPr>
            <w:noProof/>
            <w:color w:val="auto"/>
            <w:rPrChange w:id="1098" w:author="Mathieu Lucas" w:date="2024-05-06T17:01:00Z" w16du:dateUtc="2024-05-06T15:01:00Z">
              <w:rPr>
                <w:noProof/>
              </w:rPr>
            </w:rPrChange>
          </w:rPr>
          <w:delText>2</w:delText>
        </w:r>
        <w:r w:rsidRPr="00EA472E" w:rsidDel="00E7594F">
          <w:rPr>
            <w:color w:val="auto"/>
            <w:rPrChange w:id="1099" w:author="Mathieu Lucas" w:date="2024-05-06T17:01:00Z" w16du:dateUtc="2024-05-06T15:01:00Z">
              <w:rPr/>
            </w:rPrChange>
          </w:rPr>
          <w:fldChar w:fldCharType="end"/>
        </w:r>
        <w:bookmarkEnd w:id="1091"/>
        <w:r w:rsidRPr="00EA472E" w:rsidDel="00E7594F">
          <w:rPr>
            <w:color w:val="auto"/>
            <w:rPrChange w:id="1100" w:author="Mathieu Lucas" w:date="2024-05-06T17:01:00Z" w16du:dateUtc="2024-05-06T15:01:00Z">
              <w:rPr/>
            </w:rPrChange>
          </w:rPr>
          <w:delText> </w:delText>
        </w:r>
      </w:del>
      <w:del w:id="1101" w:author="Mathieu Lucas" w:date="2024-05-03T15:04:00Z" w16du:dateUtc="2024-05-03T13:04:00Z">
        <w:r w:rsidRPr="00EA472E" w:rsidDel="00E7594F">
          <w:rPr>
            <w:color w:val="auto"/>
            <w:rPrChange w:id="1102" w:author="Mathieu Lucas" w:date="2024-05-06T17:01:00Z" w16du:dateUtc="2024-05-06T15:01:00Z">
              <w:rPr/>
            </w:rPrChange>
          </w:rPr>
          <w:delText>:</w:delText>
        </w:r>
      </w:del>
      <w:del w:id="1103" w:author="Mathieu Lucas" w:date="2024-05-06T15:18:00Z" w16du:dateUtc="2024-05-06T13:18:00Z">
        <w:r w:rsidRPr="00EA472E" w:rsidDel="007B2BA8">
          <w:rPr>
            <w:color w:val="auto"/>
            <w:rPrChange w:id="1104" w:author="Mathieu Lucas" w:date="2024-05-06T17:01:00Z" w16du:dateUtc="2024-05-06T15:01:00Z">
              <w:rPr/>
            </w:rPrChange>
          </w:rPr>
          <w:delText xml:space="preserve"> Maxpost estimation </w:delText>
        </w:r>
        <w:r w:rsidR="003A2094" w:rsidRPr="00EA472E" w:rsidDel="007B2BA8">
          <w:rPr>
            <w:color w:val="auto"/>
            <w:rPrChange w:id="1105" w:author="Mathieu Lucas" w:date="2024-05-06T17:01:00Z" w16du:dateUtc="2024-05-06T15:01:00Z">
              <w:rPr/>
            </w:rPrChange>
          </w:rPr>
          <w:delText>± posterior standard deviation/</w:delText>
        </w:r>
      </w:del>
      <w:ins w:id="1106" w:author="Michel Lang" w:date="2024-02-19T16:31:00Z">
        <w:del w:id="1107" w:author="Mathieu Lucas" w:date="2024-05-06T15:18:00Z" w16du:dateUtc="2024-05-06T13:18:00Z">
          <w:r w:rsidR="00FC7FE3" w:rsidRPr="00EA472E" w:rsidDel="007B2BA8">
            <w:rPr>
              <w:color w:val="auto"/>
              <w:rPrChange w:id="1108" w:author="Mathieu Lucas" w:date="2024-05-06T17:01:00Z" w16du:dateUtc="2024-05-06T15:01:00Z">
                <w:rPr/>
              </w:rPrChange>
            </w:rPr>
            <w:delText xml:space="preserve"> expressed in percentage </w:delText>
          </w:r>
        </w:del>
      </w:ins>
      <w:del w:id="1109" w:author="Mathieu Lucas" w:date="2024-05-06T15:18:00Z" w16du:dateUtc="2024-05-06T13:18:00Z">
        <w:r w:rsidR="003A2094" w:rsidRPr="00EA472E" w:rsidDel="007B2BA8">
          <w:rPr>
            <w:color w:val="auto"/>
            <w:rPrChange w:id="1110" w:author="Mathieu Lucas" w:date="2024-05-06T17:01:00Z" w16du:dateUtc="2024-05-06T15:01:00Z">
              <w:rPr/>
            </w:rPrChange>
          </w:rPr>
          <w:delText xml:space="preserve">maxpost estimation for </w:delText>
        </w:r>
        <w:r w:rsidRPr="00EA472E" w:rsidDel="007B2BA8">
          <w:rPr>
            <w:color w:val="auto"/>
            <w:rPrChange w:id="1111" w:author="Mathieu Lucas" w:date="2024-05-06T17:01:00Z" w16du:dateUtc="2024-05-06T15:01:00Z">
              <w:rPr/>
            </w:rPrChange>
          </w:rPr>
          <w:delText>Q100 and Q1000 floods, and (ξ, S, t*) parameters (1816-2020 and 1500-2020 periods)</w:delText>
        </w:r>
      </w:del>
    </w:p>
    <w:p w14:paraId="495DCCAF" w14:textId="38520E1A" w:rsidR="007B2BA8" w:rsidRPr="007B2BA8" w:rsidRDefault="007B2BA8">
      <w:pPr>
        <w:pStyle w:val="Lgende"/>
        <w:keepNext/>
        <w:jc w:val="center"/>
        <w:rPr>
          <w:ins w:id="1112" w:author="Mathieu Lucas" w:date="2024-05-06T15:18:00Z" w16du:dateUtc="2024-05-06T13:18:00Z"/>
          <w:sz w:val="20"/>
          <w:szCs w:val="20"/>
          <w:rPrChange w:id="1113" w:author="Mathieu Lucas" w:date="2024-05-06T15:18:00Z" w16du:dateUtc="2024-05-06T13:18:00Z">
            <w:rPr>
              <w:ins w:id="1114" w:author="Mathieu Lucas" w:date="2024-05-06T15:18:00Z" w16du:dateUtc="2024-05-06T13:18:00Z"/>
            </w:rPr>
          </w:rPrChange>
        </w:rPr>
        <w:pPrChange w:id="1115" w:author="Mathieu Lucas" w:date="2024-05-06T15:18:00Z" w16du:dateUtc="2024-05-06T13:18:00Z">
          <w:pPr/>
        </w:pPrChange>
      </w:pPr>
      <w:bookmarkStart w:id="1116" w:name="_Ref165907310"/>
      <w:ins w:id="1117" w:author="Mathieu Lucas" w:date="2024-05-06T15:18:00Z" w16du:dateUtc="2024-05-06T13:18:00Z">
        <w:r w:rsidRPr="007B2BA8">
          <w:rPr>
            <w:sz w:val="20"/>
            <w:szCs w:val="20"/>
            <w:rPrChange w:id="1118" w:author="Mathieu Lucas" w:date="2024-05-06T15:18:00Z" w16du:dateUtc="2024-05-06T13:18:00Z">
              <w:rPr>
                <w:b/>
                <w:bCs/>
              </w:rPr>
            </w:rPrChange>
          </w:rPr>
          <w:t xml:space="preserve">Table </w:t>
        </w:r>
        <w:r w:rsidRPr="007B2BA8">
          <w:rPr>
            <w:sz w:val="20"/>
            <w:szCs w:val="20"/>
            <w:rPrChange w:id="1119" w:author="Mathieu Lucas" w:date="2024-05-06T15:18:00Z" w16du:dateUtc="2024-05-06T13:18:00Z">
              <w:rPr>
                <w:b/>
                <w:bCs/>
              </w:rPr>
            </w:rPrChange>
          </w:rPr>
          <w:fldChar w:fldCharType="begin"/>
        </w:r>
        <w:r w:rsidRPr="007B2BA8">
          <w:rPr>
            <w:sz w:val="20"/>
            <w:szCs w:val="20"/>
            <w:rPrChange w:id="1120" w:author="Mathieu Lucas" w:date="2024-05-06T15:18:00Z" w16du:dateUtc="2024-05-06T13:18:00Z">
              <w:rPr>
                <w:b/>
                <w:bCs/>
              </w:rPr>
            </w:rPrChange>
          </w:rPr>
          <w:instrText xml:space="preserve"> SEQ Table \* ARABIC </w:instrText>
        </w:r>
      </w:ins>
      <w:r w:rsidRPr="007B2BA8">
        <w:rPr>
          <w:sz w:val="20"/>
          <w:szCs w:val="20"/>
          <w:rPrChange w:id="1121" w:author="Mathieu Lucas" w:date="2024-05-06T15:18:00Z" w16du:dateUtc="2024-05-06T13:18:00Z">
            <w:rPr>
              <w:b/>
              <w:bCs/>
            </w:rPr>
          </w:rPrChange>
        </w:rPr>
        <w:fldChar w:fldCharType="separate"/>
      </w:r>
      <w:ins w:id="1122" w:author="Mathieu Lucas" w:date="2024-05-06T17:08:00Z" w16du:dateUtc="2024-05-06T15:08:00Z">
        <w:r w:rsidR="007A5054">
          <w:rPr>
            <w:noProof/>
            <w:sz w:val="20"/>
            <w:szCs w:val="20"/>
          </w:rPr>
          <w:t>3</w:t>
        </w:r>
      </w:ins>
      <w:ins w:id="1123" w:author="Mathieu Lucas" w:date="2024-05-06T15:18:00Z" w16du:dateUtc="2024-05-06T13:18:00Z">
        <w:r w:rsidRPr="007B2BA8">
          <w:rPr>
            <w:sz w:val="20"/>
            <w:szCs w:val="20"/>
            <w:rPrChange w:id="1124" w:author="Mathieu Lucas" w:date="2024-05-06T15:18:00Z" w16du:dateUtc="2024-05-06T13:18:00Z">
              <w:rPr>
                <w:b/>
                <w:bCs/>
              </w:rPr>
            </w:rPrChange>
          </w:rPr>
          <w:fldChar w:fldCharType="end"/>
        </w:r>
        <w:bookmarkEnd w:id="1116"/>
        <w:r w:rsidRPr="007B2BA8">
          <w:rPr>
            <w:sz w:val="20"/>
            <w:szCs w:val="20"/>
            <w:rPrChange w:id="1125" w:author="Mathieu Lucas" w:date="2024-05-06T15:18:00Z" w16du:dateUtc="2024-05-06T13:18:00Z">
              <w:rPr>
                <w:b/>
                <w:bCs/>
              </w:rPr>
            </w:rPrChange>
          </w:rPr>
          <w:t xml:space="preserve">: </w:t>
        </w:r>
        <w:r w:rsidRPr="007B2BA8">
          <w:rPr>
            <w:b w:val="0"/>
            <w:bCs w:val="0"/>
            <w:sz w:val="20"/>
            <w:szCs w:val="20"/>
            <w:rPrChange w:id="1126" w:author="Mathieu Lucas" w:date="2024-05-06T15:18:00Z" w16du:dateUtc="2024-05-06T13:18:00Z">
              <w:rPr>
                <w:b/>
                <w:bCs/>
              </w:rPr>
            </w:rPrChange>
          </w:rPr>
          <w:t>Maxpost estimation ± posterior standard deviation expressed in percentage for Q100 and Q1000 floods, and (ξ, S, t*) parameters (1816-2020 and 1500-2020 periods)</w:t>
        </w:r>
      </w:ins>
    </w:p>
    <w:tbl>
      <w:tblPr>
        <w:tblStyle w:val="Grilledutableau"/>
        <w:tblW w:w="9072" w:type="dxa"/>
        <w:tblLayout w:type="fixed"/>
        <w:tblLook w:val="04A0" w:firstRow="1" w:lastRow="0" w:firstColumn="1" w:lastColumn="0" w:noHBand="0" w:noVBand="1"/>
        <w:tblPrChange w:id="1127" w:author="Mathieu Lucas" w:date="2024-05-06T15:23:00Z" w16du:dateUtc="2024-05-06T13:23:00Z">
          <w:tblPr>
            <w:tblStyle w:val="Grilledutableau"/>
            <w:tblW w:w="9072" w:type="dxa"/>
            <w:tblLayout w:type="fixed"/>
            <w:tblLook w:val="04A0" w:firstRow="1" w:lastRow="0" w:firstColumn="1" w:lastColumn="0" w:noHBand="0" w:noVBand="1"/>
          </w:tblPr>
        </w:tblPrChange>
      </w:tblPr>
      <w:tblGrid>
        <w:gridCol w:w="1271"/>
        <w:gridCol w:w="709"/>
        <w:gridCol w:w="1276"/>
        <w:gridCol w:w="1059"/>
        <w:gridCol w:w="1059"/>
        <w:gridCol w:w="1233"/>
        <w:gridCol w:w="1232"/>
        <w:gridCol w:w="1233"/>
        <w:tblGridChange w:id="1128">
          <w:tblGrid>
            <w:gridCol w:w="1271"/>
            <w:gridCol w:w="709"/>
            <w:gridCol w:w="1276"/>
            <w:gridCol w:w="1059"/>
            <w:gridCol w:w="1059"/>
            <w:gridCol w:w="1233"/>
            <w:gridCol w:w="1232"/>
            <w:gridCol w:w="1233"/>
          </w:tblGrid>
        </w:tblGridChange>
      </w:tblGrid>
      <w:tr w:rsidR="003B4FBA" w:rsidRPr="00800DCA" w14:paraId="0667ED98" w14:textId="1978D7C5" w:rsidTr="00B848CD">
        <w:trPr>
          <w:trHeight w:val="369"/>
        </w:trPr>
        <w:tc>
          <w:tcPr>
            <w:tcW w:w="1980" w:type="dxa"/>
            <w:gridSpan w:val="2"/>
            <w:vMerge w:val="restart"/>
            <w:vAlign w:val="center"/>
            <w:tcPrChange w:id="1129" w:author="Mathieu Lucas" w:date="2024-05-06T15:23:00Z" w16du:dateUtc="2024-05-06T13:23:00Z">
              <w:tcPr>
                <w:tcW w:w="1980" w:type="dxa"/>
                <w:gridSpan w:val="2"/>
                <w:vMerge w:val="restart"/>
                <w:vAlign w:val="center"/>
              </w:tcPr>
            </w:tcPrChange>
          </w:tcPr>
          <w:p w14:paraId="6B62FB89" w14:textId="77777777" w:rsidR="003B4FBA" w:rsidRPr="00800DCA" w:rsidRDefault="003B4FBA" w:rsidP="00B848CD">
            <w:pPr>
              <w:pStyle w:val="Style1"/>
              <w:tabs>
                <w:tab w:val="left" w:pos="284"/>
              </w:tabs>
              <w:spacing w:after="0" w:line="240" w:lineRule="auto"/>
              <w:jc w:val="center"/>
              <w:rPr>
                <w:sz w:val="20"/>
                <w:szCs w:val="20"/>
                <w:rPrChange w:id="1130" w:author="Mathieu Lucas" w:date="2024-05-06T15:19:00Z" w16du:dateUtc="2024-05-06T13:19:00Z">
                  <w:rPr/>
                </w:rPrChange>
              </w:rPr>
            </w:pPr>
            <w:r w:rsidRPr="00800DCA">
              <w:rPr>
                <w:b/>
                <w:sz w:val="20"/>
                <w:szCs w:val="20"/>
              </w:rPr>
              <w:t>Data set</w:t>
            </w:r>
          </w:p>
        </w:tc>
        <w:tc>
          <w:tcPr>
            <w:tcW w:w="1276" w:type="dxa"/>
            <w:vMerge w:val="restart"/>
            <w:shd w:val="clear" w:color="auto" w:fill="C80030"/>
            <w:vAlign w:val="center"/>
            <w:tcPrChange w:id="1131" w:author="Mathieu Lucas" w:date="2024-05-06T15:23:00Z" w16du:dateUtc="2024-05-06T13:23:00Z">
              <w:tcPr>
                <w:tcW w:w="1276" w:type="dxa"/>
                <w:vMerge w:val="restart"/>
              </w:tcPr>
            </w:tcPrChange>
          </w:tcPr>
          <w:p w14:paraId="76C36B06" w14:textId="50F2DD6E" w:rsidR="005C0409" w:rsidRPr="00800DCA" w:rsidRDefault="000E3541" w:rsidP="00B848CD">
            <w:pPr>
              <w:jc w:val="center"/>
              <w:rPr>
                <w:i/>
                <w:sz w:val="20"/>
                <w:szCs w:val="20"/>
              </w:rPr>
            </w:pPr>
            <w:r w:rsidRPr="00800DCA">
              <w:rPr>
                <w:i/>
                <w:sz w:val="20"/>
                <w:szCs w:val="20"/>
              </w:rPr>
              <w:t>AMAX</w:t>
            </w:r>
          </w:p>
          <w:p w14:paraId="627292C0" w14:textId="0CEBA014" w:rsidR="003B4FBA" w:rsidRPr="00800DCA" w:rsidRDefault="003B4FBA" w:rsidP="00B848CD">
            <w:pPr>
              <w:jc w:val="center"/>
              <w:rPr>
                <w:i/>
                <w:sz w:val="20"/>
                <w:szCs w:val="20"/>
              </w:rPr>
            </w:pPr>
            <w:r w:rsidRPr="00800DCA">
              <w:rPr>
                <w:i/>
                <w:sz w:val="20"/>
                <w:szCs w:val="20"/>
              </w:rPr>
              <w:t>1816-2020</w:t>
            </w:r>
          </w:p>
        </w:tc>
        <w:tc>
          <w:tcPr>
            <w:tcW w:w="5816" w:type="dxa"/>
            <w:gridSpan w:val="5"/>
            <w:vAlign w:val="center"/>
            <w:tcPrChange w:id="1132" w:author="Mathieu Lucas" w:date="2024-05-06T15:23:00Z" w16du:dateUtc="2024-05-06T13:23:00Z">
              <w:tcPr>
                <w:tcW w:w="5816" w:type="dxa"/>
                <w:gridSpan w:val="5"/>
              </w:tcPr>
            </w:tcPrChange>
          </w:tcPr>
          <w:p w14:paraId="4BFA522B" w14:textId="4668D6B6" w:rsidR="003B4FBA" w:rsidRPr="00800DCA" w:rsidRDefault="003B4FBA" w:rsidP="00B848CD">
            <w:pPr>
              <w:jc w:val="center"/>
              <w:rPr>
                <w:i/>
                <w:sz w:val="20"/>
                <w:szCs w:val="20"/>
              </w:rPr>
            </w:pPr>
            <w:r w:rsidRPr="00800DCA">
              <w:rPr>
                <w:i/>
                <w:sz w:val="20"/>
                <w:szCs w:val="20"/>
              </w:rPr>
              <w:t>AMAX + historical data (1500-1815)</w:t>
            </w:r>
          </w:p>
        </w:tc>
      </w:tr>
      <w:tr w:rsidR="00800DCA" w:rsidRPr="00800DCA" w14:paraId="0D949CF2" w14:textId="5D2F1EE6" w:rsidTr="00B848CD">
        <w:trPr>
          <w:trHeight w:val="401"/>
        </w:trPr>
        <w:tc>
          <w:tcPr>
            <w:tcW w:w="1980" w:type="dxa"/>
            <w:gridSpan w:val="2"/>
            <w:vMerge/>
            <w:vAlign w:val="center"/>
            <w:tcPrChange w:id="1133" w:author="Mathieu Lucas" w:date="2024-05-06T15:23:00Z" w16du:dateUtc="2024-05-06T13:23:00Z">
              <w:tcPr>
                <w:tcW w:w="1980" w:type="dxa"/>
                <w:gridSpan w:val="2"/>
                <w:vMerge/>
              </w:tcPr>
            </w:tcPrChange>
          </w:tcPr>
          <w:p w14:paraId="5C129498" w14:textId="77777777" w:rsidR="003B4FBA" w:rsidRPr="00800DCA" w:rsidRDefault="003B4FBA" w:rsidP="00B848CD">
            <w:pPr>
              <w:pStyle w:val="Style1"/>
              <w:tabs>
                <w:tab w:val="left" w:pos="284"/>
              </w:tabs>
              <w:spacing w:after="0" w:line="240" w:lineRule="auto"/>
              <w:jc w:val="center"/>
              <w:rPr>
                <w:sz w:val="20"/>
                <w:szCs w:val="20"/>
                <w:rPrChange w:id="1134" w:author="Mathieu Lucas" w:date="2024-05-06T15:19:00Z" w16du:dateUtc="2024-05-06T13:19:00Z">
                  <w:rPr/>
                </w:rPrChange>
              </w:rPr>
            </w:pPr>
          </w:p>
        </w:tc>
        <w:tc>
          <w:tcPr>
            <w:tcW w:w="1276" w:type="dxa"/>
            <w:vMerge/>
            <w:shd w:val="clear" w:color="auto" w:fill="C80030"/>
            <w:vAlign w:val="center"/>
            <w:tcPrChange w:id="1135" w:author="Mathieu Lucas" w:date="2024-05-06T15:23:00Z" w16du:dateUtc="2024-05-06T13:23:00Z">
              <w:tcPr>
                <w:tcW w:w="1276" w:type="dxa"/>
                <w:vMerge/>
                <w:shd w:val="clear" w:color="auto" w:fill="C80030"/>
                <w:vAlign w:val="center"/>
              </w:tcPr>
            </w:tcPrChange>
          </w:tcPr>
          <w:p w14:paraId="4FDB63C9" w14:textId="613D73B8" w:rsidR="003B4FBA" w:rsidRPr="00800DCA" w:rsidRDefault="003B4FBA" w:rsidP="00B848CD">
            <w:pPr>
              <w:pStyle w:val="Style1"/>
              <w:tabs>
                <w:tab w:val="left" w:pos="284"/>
              </w:tabs>
              <w:spacing w:after="0" w:line="240" w:lineRule="auto"/>
              <w:jc w:val="center"/>
              <w:rPr>
                <w:sz w:val="20"/>
                <w:szCs w:val="20"/>
                <w:rPrChange w:id="1136" w:author="Mathieu Lucas" w:date="2024-05-06T15:19:00Z" w16du:dateUtc="2024-05-06T13:19:00Z">
                  <w:rPr/>
                </w:rPrChange>
              </w:rPr>
            </w:pPr>
          </w:p>
        </w:tc>
        <w:tc>
          <w:tcPr>
            <w:tcW w:w="1059" w:type="dxa"/>
            <w:shd w:val="clear" w:color="auto" w:fill="F46D43"/>
            <w:vAlign w:val="center"/>
            <w:tcPrChange w:id="1137" w:author="Mathieu Lucas" w:date="2024-05-06T15:23:00Z" w16du:dateUtc="2024-05-06T13:23:00Z">
              <w:tcPr>
                <w:tcW w:w="1059" w:type="dxa"/>
                <w:shd w:val="clear" w:color="auto" w:fill="F46D43"/>
                <w:vAlign w:val="center"/>
              </w:tcPr>
            </w:tcPrChange>
          </w:tcPr>
          <w:p w14:paraId="6136F082" w14:textId="77777777" w:rsidR="003B4FBA" w:rsidRPr="00800DCA" w:rsidRDefault="003B4FBA" w:rsidP="00B848CD">
            <w:pPr>
              <w:pStyle w:val="Style1"/>
              <w:tabs>
                <w:tab w:val="left" w:pos="284"/>
              </w:tabs>
              <w:spacing w:after="0" w:line="240" w:lineRule="auto"/>
              <w:jc w:val="center"/>
              <w:rPr>
                <w:sz w:val="20"/>
                <w:szCs w:val="20"/>
                <w:rPrChange w:id="1138" w:author="Mathieu Lucas" w:date="2024-05-06T15:19:00Z" w16du:dateUtc="2024-05-06T13:19:00Z">
                  <w:rPr/>
                </w:rPrChange>
              </w:rPr>
            </w:pPr>
            <w:r w:rsidRPr="00800DCA">
              <w:rPr>
                <w:i/>
                <w:sz w:val="20"/>
                <w:szCs w:val="20"/>
                <w:rPrChange w:id="1139" w:author="Mathieu Lucas" w:date="2024-05-06T15:19:00Z" w16du:dateUtc="2024-05-06T13:19:00Z">
                  <w:rPr>
                    <w:i/>
                    <w:sz w:val="18"/>
                    <w:szCs w:val="18"/>
                  </w:rPr>
                </w:rPrChange>
              </w:rPr>
              <w:t>Mixed A</w:t>
            </w:r>
          </w:p>
        </w:tc>
        <w:tc>
          <w:tcPr>
            <w:tcW w:w="1059" w:type="dxa"/>
            <w:shd w:val="clear" w:color="auto" w:fill="FEE090"/>
            <w:vAlign w:val="center"/>
            <w:tcPrChange w:id="1140" w:author="Mathieu Lucas" w:date="2024-05-06T15:23:00Z" w16du:dateUtc="2024-05-06T13:23:00Z">
              <w:tcPr>
                <w:tcW w:w="1059" w:type="dxa"/>
                <w:shd w:val="clear" w:color="auto" w:fill="FEE090"/>
                <w:vAlign w:val="center"/>
              </w:tcPr>
            </w:tcPrChange>
          </w:tcPr>
          <w:p w14:paraId="13B59973" w14:textId="77777777" w:rsidR="003B4FBA" w:rsidRPr="00800DCA" w:rsidRDefault="003B4FBA" w:rsidP="00B848CD">
            <w:pPr>
              <w:pStyle w:val="Style1"/>
              <w:tabs>
                <w:tab w:val="left" w:pos="284"/>
              </w:tabs>
              <w:spacing w:after="0" w:line="240" w:lineRule="auto"/>
              <w:jc w:val="center"/>
              <w:rPr>
                <w:sz w:val="20"/>
                <w:szCs w:val="20"/>
                <w:rPrChange w:id="1141" w:author="Mathieu Lucas" w:date="2024-05-06T15:19:00Z" w16du:dateUtc="2024-05-06T13:19:00Z">
                  <w:rPr/>
                </w:rPrChange>
              </w:rPr>
            </w:pPr>
            <w:r w:rsidRPr="00800DCA">
              <w:rPr>
                <w:i/>
                <w:sz w:val="20"/>
                <w:szCs w:val="20"/>
                <w:rPrChange w:id="1142" w:author="Mathieu Lucas" w:date="2024-05-06T15:19:00Z" w16du:dateUtc="2024-05-06T13:19:00Z">
                  <w:rPr>
                    <w:i/>
                    <w:sz w:val="18"/>
                    <w:szCs w:val="18"/>
                  </w:rPr>
                </w:rPrChange>
              </w:rPr>
              <w:t>Mixed B</w:t>
            </w:r>
          </w:p>
        </w:tc>
        <w:tc>
          <w:tcPr>
            <w:tcW w:w="1233" w:type="dxa"/>
            <w:shd w:val="clear" w:color="auto" w:fill="ABD9E9"/>
            <w:vAlign w:val="center"/>
            <w:tcPrChange w:id="1143" w:author="Mathieu Lucas" w:date="2024-05-06T15:23:00Z" w16du:dateUtc="2024-05-06T13:23:00Z">
              <w:tcPr>
                <w:tcW w:w="1233" w:type="dxa"/>
                <w:shd w:val="clear" w:color="auto" w:fill="ABD9E9"/>
                <w:vAlign w:val="center"/>
              </w:tcPr>
            </w:tcPrChange>
          </w:tcPr>
          <w:p w14:paraId="38CC8BAC" w14:textId="77777777" w:rsidR="003B4FBA" w:rsidRPr="00800DCA" w:rsidRDefault="003B4FBA" w:rsidP="00B848CD">
            <w:pPr>
              <w:pStyle w:val="Style1"/>
              <w:tabs>
                <w:tab w:val="left" w:pos="284"/>
              </w:tabs>
              <w:spacing w:after="0" w:line="240" w:lineRule="auto"/>
              <w:jc w:val="center"/>
              <w:rPr>
                <w:sz w:val="20"/>
                <w:szCs w:val="20"/>
                <w:rPrChange w:id="1144" w:author="Mathieu Lucas" w:date="2024-05-06T15:19:00Z" w16du:dateUtc="2024-05-06T13:19:00Z">
                  <w:rPr/>
                </w:rPrChange>
              </w:rPr>
            </w:pPr>
            <w:r w:rsidRPr="00800DCA">
              <w:rPr>
                <w:i/>
                <w:sz w:val="20"/>
                <w:szCs w:val="20"/>
                <w:rPrChange w:id="1145" w:author="Mathieu Lucas" w:date="2024-05-06T15:19:00Z" w16du:dateUtc="2024-05-06T13:19:00Z">
                  <w:rPr>
                    <w:i/>
                    <w:sz w:val="18"/>
                    <w:szCs w:val="18"/>
                  </w:rPr>
                </w:rPrChange>
              </w:rPr>
              <w:t>Mixed C</w:t>
            </w:r>
          </w:p>
        </w:tc>
        <w:tc>
          <w:tcPr>
            <w:tcW w:w="1232" w:type="dxa"/>
            <w:shd w:val="clear" w:color="auto" w:fill="4575B4"/>
            <w:vAlign w:val="center"/>
            <w:tcPrChange w:id="1146" w:author="Mathieu Lucas" w:date="2024-05-06T15:23:00Z" w16du:dateUtc="2024-05-06T13:23:00Z">
              <w:tcPr>
                <w:tcW w:w="1232" w:type="dxa"/>
                <w:shd w:val="clear" w:color="auto" w:fill="4575B4"/>
                <w:vAlign w:val="center"/>
              </w:tcPr>
            </w:tcPrChange>
          </w:tcPr>
          <w:p w14:paraId="1A17167C" w14:textId="77777777" w:rsidR="003B4FBA" w:rsidRPr="00800DCA" w:rsidRDefault="003B4FBA" w:rsidP="00B848CD">
            <w:pPr>
              <w:pStyle w:val="Style1"/>
              <w:tabs>
                <w:tab w:val="left" w:pos="284"/>
              </w:tabs>
              <w:spacing w:after="0" w:line="240" w:lineRule="auto"/>
              <w:jc w:val="center"/>
              <w:rPr>
                <w:sz w:val="20"/>
                <w:szCs w:val="20"/>
                <w:rPrChange w:id="1147" w:author="Mathieu Lucas" w:date="2024-05-06T15:19:00Z" w16du:dateUtc="2024-05-06T13:19:00Z">
                  <w:rPr/>
                </w:rPrChange>
              </w:rPr>
            </w:pPr>
            <w:r w:rsidRPr="00800DCA">
              <w:rPr>
                <w:i/>
                <w:sz w:val="20"/>
                <w:szCs w:val="20"/>
                <w:rPrChange w:id="1148" w:author="Mathieu Lucas" w:date="2024-05-06T15:19:00Z" w16du:dateUtc="2024-05-06T13:19:00Z">
                  <w:rPr>
                    <w:i/>
                    <w:sz w:val="18"/>
                    <w:szCs w:val="18"/>
                  </w:rPr>
                </w:rPrChange>
              </w:rPr>
              <w:t>Mixed D</w:t>
            </w:r>
          </w:p>
        </w:tc>
        <w:tc>
          <w:tcPr>
            <w:tcW w:w="1233" w:type="dxa"/>
            <w:shd w:val="clear" w:color="auto" w:fill="373CA7"/>
            <w:vAlign w:val="center"/>
            <w:tcPrChange w:id="1149" w:author="Mathieu Lucas" w:date="2024-05-06T15:23:00Z" w16du:dateUtc="2024-05-06T13:23:00Z">
              <w:tcPr>
                <w:tcW w:w="1233" w:type="dxa"/>
                <w:shd w:val="clear" w:color="auto" w:fill="641BDB"/>
                <w:vAlign w:val="center"/>
              </w:tcPr>
            </w:tcPrChange>
          </w:tcPr>
          <w:p w14:paraId="73C1513E" w14:textId="6E7F90CB" w:rsidR="003B4FBA" w:rsidRPr="00800DCA" w:rsidRDefault="003B4FBA" w:rsidP="00B848CD">
            <w:pPr>
              <w:pStyle w:val="Style1"/>
              <w:tabs>
                <w:tab w:val="left" w:pos="284"/>
              </w:tabs>
              <w:spacing w:after="0" w:line="240" w:lineRule="auto"/>
              <w:jc w:val="center"/>
              <w:rPr>
                <w:i/>
                <w:sz w:val="20"/>
                <w:szCs w:val="20"/>
                <w:rPrChange w:id="1150" w:author="Mathieu Lucas" w:date="2024-05-06T15:19:00Z" w16du:dateUtc="2024-05-06T13:19:00Z">
                  <w:rPr>
                    <w:i/>
                    <w:sz w:val="18"/>
                    <w:szCs w:val="18"/>
                  </w:rPr>
                </w:rPrChange>
              </w:rPr>
            </w:pPr>
            <w:r w:rsidRPr="00800DCA">
              <w:rPr>
                <w:i/>
                <w:sz w:val="20"/>
                <w:szCs w:val="20"/>
                <w:rPrChange w:id="1151" w:author="Mathieu Lucas" w:date="2024-05-06T15:19:00Z" w16du:dateUtc="2024-05-06T13:19:00Z">
                  <w:rPr>
                    <w:i/>
                    <w:sz w:val="18"/>
                    <w:szCs w:val="18"/>
                  </w:rPr>
                </w:rPrChange>
              </w:rPr>
              <w:t>Mixed D*</w:t>
            </w:r>
          </w:p>
        </w:tc>
      </w:tr>
      <w:tr w:rsidR="00D624B9" w:rsidRPr="00800DCA" w14:paraId="2A3861D0" w14:textId="5A56A2BF" w:rsidTr="00B848CD">
        <w:tc>
          <w:tcPr>
            <w:tcW w:w="1271" w:type="dxa"/>
            <w:vMerge w:val="restart"/>
            <w:vAlign w:val="center"/>
            <w:tcPrChange w:id="1152" w:author="Mathieu Lucas" w:date="2024-05-06T15:23:00Z" w16du:dateUtc="2024-05-06T13:23:00Z">
              <w:tcPr>
                <w:tcW w:w="1271" w:type="dxa"/>
                <w:vMerge w:val="restart"/>
              </w:tcPr>
            </w:tcPrChange>
          </w:tcPr>
          <w:p w14:paraId="1955B84D" w14:textId="77777777" w:rsidR="00D624B9" w:rsidRPr="00800DCA" w:rsidRDefault="00D624B9" w:rsidP="00B848CD">
            <w:pPr>
              <w:pStyle w:val="Style1"/>
              <w:tabs>
                <w:tab w:val="left" w:pos="284"/>
              </w:tabs>
              <w:spacing w:after="0" w:line="240" w:lineRule="auto"/>
              <w:jc w:val="center"/>
              <w:rPr>
                <w:sz w:val="20"/>
                <w:szCs w:val="20"/>
              </w:rPr>
            </w:pPr>
            <w:r w:rsidRPr="00800DCA">
              <w:rPr>
                <w:b/>
                <w:sz w:val="20"/>
                <w:szCs w:val="20"/>
              </w:rPr>
              <w:t>Quantiles</w:t>
            </w:r>
            <w:r w:rsidRPr="00800DCA">
              <w:rPr>
                <w:sz w:val="20"/>
                <w:szCs w:val="20"/>
              </w:rPr>
              <w:t xml:space="preserve"> (m</w:t>
            </w:r>
            <w:r w:rsidRPr="00800DCA">
              <w:rPr>
                <w:sz w:val="20"/>
                <w:szCs w:val="20"/>
                <w:vertAlign w:val="superscript"/>
              </w:rPr>
              <w:t>3</w:t>
            </w:r>
            <w:r w:rsidRPr="00800DCA">
              <w:rPr>
                <w:sz w:val="20"/>
                <w:szCs w:val="20"/>
              </w:rPr>
              <w:t>/s)</w:t>
            </w:r>
          </w:p>
        </w:tc>
        <w:tc>
          <w:tcPr>
            <w:tcW w:w="709" w:type="dxa"/>
            <w:vAlign w:val="center"/>
            <w:tcPrChange w:id="1153" w:author="Mathieu Lucas" w:date="2024-05-06T15:23:00Z" w16du:dateUtc="2024-05-06T13:23:00Z">
              <w:tcPr>
                <w:tcW w:w="709" w:type="dxa"/>
              </w:tcPr>
            </w:tcPrChange>
          </w:tcPr>
          <w:p w14:paraId="088C17ED" w14:textId="77777777" w:rsidR="00D624B9" w:rsidRPr="00B848CD" w:rsidRDefault="00000000">
            <w:pPr>
              <w:pStyle w:val="Style1"/>
              <w:tabs>
                <w:tab w:val="left" w:pos="284"/>
              </w:tabs>
              <w:spacing w:after="0" w:line="240" w:lineRule="auto"/>
              <w:jc w:val="center"/>
              <w:rPr>
                <w:sz w:val="20"/>
                <w:szCs w:val="20"/>
                <w:rPrChange w:id="1154" w:author="Mathieu Lucas" w:date="2024-05-06T15:24:00Z" w16du:dateUtc="2024-05-06T13:24:00Z">
                  <w:rPr/>
                </w:rPrChange>
              </w:rPr>
              <w:pPrChange w:id="1155" w:author="Mathieu Lucas" w:date="2024-05-06T15:23:00Z" w16du:dateUtc="2024-05-06T13:23:00Z">
                <w:pPr>
                  <w:pStyle w:val="Style1"/>
                  <w:tabs>
                    <w:tab w:val="left" w:pos="284"/>
                  </w:tabs>
                  <w:spacing w:after="0" w:line="240" w:lineRule="auto"/>
                </w:pPr>
              </w:pPrChange>
            </w:pPr>
            <m:oMathPara>
              <m:oMathParaPr>
                <m:jc m:val="center"/>
              </m:oMathParaPr>
              <m:oMath>
                <m:sSub>
                  <m:sSubPr>
                    <m:ctrlPr>
                      <w:rPr>
                        <w:rFonts w:ascii="Cambria Math" w:hAnsi="Cambria Math"/>
                        <w:sz w:val="20"/>
                        <w:szCs w:val="20"/>
                      </w:rPr>
                    </m:ctrlPr>
                  </m:sSubPr>
                  <m:e>
                    <m:r>
                      <w:rPr>
                        <w:rFonts w:ascii="Cambria Math" w:hAnsi="Cambria Math"/>
                        <w:sz w:val="20"/>
                        <w:szCs w:val="20"/>
                        <w:rPrChange w:id="1156" w:author="Mathieu Lucas" w:date="2024-05-06T15:19:00Z" w16du:dateUtc="2024-05-06T13:19:00Z">
                          <w:rPr>
                            <w:rFonts w:ascii="Cambria Math" w:hAnsi="Cambria Math"/>
                          </w:rPr>
                        </w:rPrChange>
                      </w:rPr>
                      <m:t>Q</m:t>
                    </m:r>
                  </m:e>
                  <m:sub>
                    <m:r>
                      <w:rPr>
                        <w:rFonts w:ascii="Cambria Math" w:hAnsi="Cambria Math"/>
                        <w:sz w:val="20"/>
                        <w:szCs w:val="20"/>
                        <w:rPrChange w:id="1157" w:author="Mathieu Lucas" w:date="2024-05-06T15:19:00Z" w16du:dateUtc="2024-05-06T13:19:00Z">
                          <w:rPr>
                            <w:rFonts w:ascii="Cambria Math" w:hAnsi="Cambria Math"/>
                          </w:rPr>
                        </w:rPrChange>
                      </w:rPr>
                      <m:t>100</m:t>
                    </m:r>
                  </m:sub>
                </m:sSub>
              </m:oMath>
            </m:oMathPara>
          </w:p>
        </w:tc>
        <w:tc>
          <w:tcPr>
            <w:tcW w:w="1276" w:type="dxa"/>
            <w:vAlign w:val="center"/>
            <w:tcPrChange w:id="1158" w:author="Mathieu Lucas" w:date="2024-05-06T15:23:00Z" w16du:dateUtc="2024-05-06T13:23:00Z">
              <w:tcPr>
                <w:tcW w:w="1276" w:type="dxa"/>
              </w:tcPr>
            </w:tcPrChange>
          </w:tcPr>
          <w:p w14:paraId="017E8A30" w14:textId="77777777" w:rsidR="00D624B9" w:rsidRPr="00800DCA" w:rsidRDefault="00D624B9" w:rsidP="00B848CD">
            <w:pPr>
              <w:pStyle w:val="Style1"/>
              <w:tabs>
                <w:tab w:val="left" w:pos="284"/>
              </w:tabs>
              <w:spacing w:after="0" w:line="240" w:lineRule="auto"/>
              <w:jc w:val="center"/>
              <w:rPr>
                <w:sz w:val="20"/>
                <w:szCs w:val="20"/>
                <w:rPrChange w:id="1159" w:author="Mathieu Lucas" w:date="2024-05-06T15:19:00Z" w16du:dateUtc="2024-05-06T13:19:00Z">
                  <w:rPr>
                    <w:sz w:val="18"/>
                    <w:szCs w:val="18"/>
                  </w:rPr>
                </w:rPrChange>
              </w:rPr>
            </w:pPr>
            <w:r w:rsidRPr="00800DCA">
              <w:rPr>
                <w:sz w:val="20"/>
                <w:szCs w:val="20"/>
                <w:rPrChange w:id="1160" w:author="Mathieu Lucas" w:date="2024-05-06T15:19:00Z" w16du:dateUtc="2024-05-06T13:19:00Z">
                  <w:rPr>
                    <w:sz w:val="18"/>
                    <w:szCs w:val="18"/>
                  </w:rPr>
                </w:rPrChange>
              </w:rPr>
              <w:t>11451</w:t>
            </w:r>
          </w:p>
          <w:p w14:paraId="6E87F18E" w14:textId="77777777" w:rsidR="00D624B9" w:rsidRPr="00800DCA" w:rsidRDefault="00D624B9" w:rsidP="00B848CD">
            <w:pPr>
              <w:pStyle w:val="Style1"/>
              <w:tabs>
                <w:tab w:val="left" w:pos="284"/>
              </w:tabs>
              <w:spacing w:after="0" w:line="240" w:lineRule="auto"/>
              <w:jc w:val="center"/>
              <w:rPr>
                <w:sz w:val="20"/>
                <w:szCs w:val="20"/>
                <w:rPrChange w:id="1161" w:author="Mathieu Lucas" w:date="2024-05-06T15:19:00Z" w16du:dateUtc="2024-05-06T13:19:00Z">
                  <w:rPr>
                    <w:sz w:val="18"/>
                    <w:szCs w:val="18"/>
                  </w:rPr>
                </w:rPrChange>
              </w:rPr>
            </w:pPr>
            <w:r w:rsidRPr="00800DCA">
              <w:rPr>
                <w:sz w:val="20"/>
                <w:szCs w:val="20"/>
                <w:rPrChange w:id="1162" w:author="Mathieu Lucas" w:date="2024-05-06T15:19:00Z" w16du:dateUtc="2024-05-06T13:19:00Z">
                  <w:rPr>
                    <w:sz w:val="18"/>
                    <w:szCs w:val="18"/>
                  </w:rPr>
                </w:rPrChange>
              </w:rPr>
              <w:t>± 6%</w:t>
            </w:r>
          </w:p>
        </w:tc>
        <w:tc>
          <w:tcPr>
            <w:tcW w:w="1059" w:type="dxa"/>
            <w:vAlign w:val="center"/>
            <w:tcPrChange w:id="1163" w:author="Mathieu Lucas" w:date="2024-05-06T15:23:00Z" w16du:dateUtc="2024-05-06T13:23:00Z">
              <w:tcPr>
                <w:tcW w:w="1059" w:type="dxa"/>
              </w:tcPr>
            </w:tcPrChange>
          </w:tcPr>
          <w:p w14:paraId="44E27069" w14:textId="0F8C1031" w:rsidR="00D624B9" w:rsidRPr="00800DCA" w:rsidRDefault="00D624B9" w:rsidP="00B848CD">
            <w:pPr>
              <w:pStyle w:val="Style1"/>
              <w:tabs>
                <w:tab w:val="left" w:pos="284"/>
              </w:tabs>
              <w:spacing w:after="0" w:line="240" w:lineRule="auto"/>
              <w:jc w:val="center"/>
              <w:rPr>
                <w:sz w:val="20"/>
                <w:szCs w:val="20"/>
                <w:rPrChange w:id="1164" w:author="Mathieu Lucas" w:date="2024-05-06T15:19:00Z" w16du:dateUtc="2024-05-06T13:19:00Z">
                  <w:rPr>
                    <w:sz w:val="18"/>
                    <w:szCs w:val="18"/>
                  </w:rPr>
                </w:rPrChange>
              </w:rPr>
            </w:pPr>
            <w:r w:rsidRPr="00800DCA">
              <w:rPr>
                <w:sz w:val="20"/>
                <w:szCs w:val="20"/>
                <w:rPrChange w:id="1165" w:author="Mathieu Lucas" w:date="2024-05-06T15:19:00Z" w16du:dateUtc="2024-05-06T13:19:00Z">
                  <w:rPr>
                    <w:sz w:val="18"/>
                    <w:szCs w:val="18"/>
                  </w:rPr>
                </w:rPrChange>
              </w:rPr>
              <w:t>10977</w:t>
            </w:r>
          </w:p>
          <w:p w14:paraId="3DFF5280" w14:textId="7181D928" w:rsidR="00D624B9" w:rsidRPr="00800DCA" w:rsidRDefault="00D624B9" w:rsidP="00B848CD">
            <w:pPr>
              <w:pStyle w:val="Style1"/>
              <w:tabs>
                <w:tab w:val="left" w:pos="284"/>
              </w:tabs>
              <w:spacing w:after="0" w:line="240" w:lineRule="auto"/>
              <w:jc w:val="center"/>
              <w:rPr>
                <w:sz w:val="20"/>
                <w:szCs w:val="20"/>
                <w:rPrChange w:id="1166" w:author="Mathieu Lucas" w:date="2024-05-06T15:19:00Z" w16du:dateUtc="2024-05-06T13:19:00Z">
                  <w:rPr>
                    <w:sz w:val="18"/>
                    <w:szCs w:val="18"/>
                  </w:rPr>
                </w:rPrChange>
              </w:rPr>
            </w:pPr>
            <w:r w:rsidRPr="00800DCA">
              <w:rPr>
                <w:sz w:val="20"/>
                <w:szCs w:val="20"/>
                <w:rPrChange w:id="1167" w:author="Mathieu Lucas" w:date="2024-05-06T15:19:00Z" w16du:dateUtc="2024-05-06T13:19:00Z">
                  <w:rPr>
                    <w:sz w:val="18"/>
                    <w:szCs w:val="18"/>
                  </w:rPr>
                </w:rPrChange>
              </w:rPr>
              <w:t>± 4%</w:t>
            </w:r>
          </w:p>
        </w:tc>
        <w:tc>
          <w:tcPr>
            <w:tcW w:w="1059" w:type="dxa"/>
            <w:vAlign w:val="center"/>
            <w:tcPrChange w:id="1168" w:author="Mathieu Lucas" w:date="2024-05-06T15:23:00Z" w16du:dateUtc="2024-05-06T13:23:00Z">
              <w:tcPr>
                <w:tcW w:w="1059" w:type="dxa"/>
              </w:tcPr>
            </w:tcPrChange>
          </w:tcPr>
          <w:p w14:paraId="070CC7A1" w14:textId="60E8E257" w:rsidR="00D624B9" w:rsidRPr="00800DCA" w:rsidRDefault="00D624B9" w:rsidP="00B848CD">
            <w:pPr>
              <w:pStyle w:val="Style1"/>
              <w:tabs>
                <w:tab w:val="left" w:pos="284"/>
              </w:tabs>
              <w:spacing w:after="0" w:line="240" w:lineRule="auto"/>
              <w:jc w:val="center"/>
              <w:rPr>
                <w:sz w:val="20"/>
                <w:szCs w:val="20"/>
                <w:rPrChange w:id="1169" w:author="Mathieu Lucas" w:date="2024-05-06T15:19:00Z" w16du:dateUtc="2024-05-06T13:19:00Z">
                  <w:rPr>
                    <w:sz w:val="18"/>
                    <w:szCs w:val="18"/>
                  </w:rPr>
                </w:rPrChange>
              </w:rPr>
            </w:pPr>
            <w:r w:rsidRPr="00800DCA">
              <w:rPr>
                <w:sz w:val="20"/>
                <w:szCs w:val="20"/>
                <w:rPrChange w:id="1170" w:author="Mathieu Lucas" w:date="2024-05-06T15:19:00Z" w16du:dateUtc="2024-05-06T13:19:00Z">
                  <w:rPr>
                    <w:sz w:val="18"/>
                    <w:szCs w:val="18"/>
                  </w:rPr>
                </w:rPrChange>
              </w:rPr>
              <w:t>11438</w:t>
            </w:r>
          </w:p>
          <w:p w14:paraId="105317C6" w14:textId="1E05465B" w:rsidR="00D624B9" w:rsidRPr="00800DCA" w:rsidRDefault="00D624B9" w:rsidP="00B848CD">
            <w:pPr>
              <w:pStyle w:val="Style1"/>
              <w:tabs>
                <w:tab w:val="left" w:pos="284"/>
              </w:tabs>
              <w:spacing w:after="0" w:line="240" w:lineRule="auto"/>
              <w:jc w:val="center"/>
              <w:rPr>
                <w:sz w:val="20"/>
                <w:szCs w:val="20"/>
                <w:rPrChange w:id="1171" w:author="Mathieu Lucas" w:date="2024-05-06T15:19:00Z" w16du:dateUtc="2024-05-06T13:19:00Z">
                  <w:rPr>
                    <w:sz w:val="18"/>
                    <w:szCs w:val="18"/>
                  </w:rPr>
                </w:rPrChange>
              </w:rPr>
            </w:pPr>
            <w:r w:rsidRPr="00800DCA">
              <w:rPr>
                <w:sz w:val="20"/>
                <w:szCs w:val="20"/>
                <w:rPrChange w:id="1172" w:author="Mathieu Lucas" w:date="2024-05-06T15:19:00Z" w16du:dateUtc="2024-05-06T13:19:00Z">
                  <w:rPr>
                    <w:sz w:val="18"/>
                    <w:szCs w:val="18"/>
                  </w:rPr>
                </w:rPrChange>
              </w:rPr>
              <w:t>± 6%</w:t>
            </w:r>
          </w:p>
        </w:tc>
        <w:tc>
          <w:tcPr>
            <w:tcW w:w="1233" w:type="dxa"/>
            <w:vAlign w:val="center"/>
            <w:tcPrChange w:id="1173" w:author="Mathieu Lucas" w:date="2024-05-06T15:23:00Z" w16du:dateUtc="2024-05-06T13:23:00Z">
              <w:tcPr>
                <w:tcW w:w="1233" w:type="dxa"/>
              </w:tcPr>
            </w:tcPrChange>
          </w:tcPr>
          <w:p w14:paraId="5EC3C7D1" w14:textId="795C5430" w:rsidR="00D624B9" w:rsidRPr="00800DCA" w:rsidRDefault="00D624B9" w:rsidP="00B848CD">
            <w:pPr>
              <w:pStyle w:val="Style1"/>
              <w:tabs>
                <w:tab w:val="left" w:pos="284"/>
              </w:tabs>
              <w:spacing w:after="0" w:line="240" w:lineRule="auto"/>
              <w:jc w:val="center"/>
              <w:rPr>
                <w:sz w:val="20"/>
                <w:szCs w:val="20"/>
                <w:rPrChange w:id="1174" w:author="Mathieu Lucas" w:date="2024-05-06T15:19:00Z" w16du:dateUtc="2024-05-06T13:19:00Z">
                  <w:rPr>
                    <w:sz w:val="18"/>
                    <w:szCs w:val="18"/>
                  </w:rPr>
                </w:rPrChange>
              </w:rPr>
            </w:pPr>
            <w:r w:rsidRPr="00800DCA">
              <w:rPr>
                <w:sz w:val="20"/>
                <w:szCs w:val="20"/>
                <w:rPrChange w:id="1175" w:author="Mathieu Lucas" w:date="2024-05-06T15:19:00Z" w16du:dateUtc="2024-05-06T13:19:00Z">
                  <w:rPr>
                    <w:sz w:val="18"/>
                    <w:szCs w:val="18"/>
                  </w:rPr>
                </w:rPrChange>
              </w:rPr>
              <w:t>10975</w:t>
            </w:r>
          </w:p>
          <w:p w14:paraId="17D5824E" w14:textId="58C4E4BF" w:rsidR="00D624B9" w:rsidRPr="00800DCA" w:rsidRDefault="00D624B9" w:rsidP="00B848CD">
            <w:pPr>
              <w:pStyle w:val="Style1"/>
              <w:tabs>
                <w:tab w:val="left" w:pos="284"/>
              </w:tabs>
              <w:spacing w:after="0" w:line="240" w:lineRule="auto"/>
              <w:jc w:val="center"/>
              <w:rPr>
                <w:sz w:val="20"/>
                <w:szCs w:val="20"/>
                <w:rPrChange w:id="1176" w:author="Mathieu Lucas" w:date="2024-05-06T15:19:00Z" w16du:dateUtc="2024-05-06T13:19:00Z">
                  <w:rPr>
                    <w:sz w:val="18"/>
                    <w:szCs w:val="18"/>
                  </w:rPr>
                </w:rPrChange>
              </w:rPr>
            </w:pPr>
            <w:r w:rsidRPr="00800DCA">
              <w:rPr>
                <w:sz w:val="20"/>
                <w:szCs w:val="20"/>
                <w:rPrChange w:id="1177" w:author="Mathieu Lucas" w:date="2024-05-06T15:19:00Z" w16du:dateUtc="2024-05-06T13:19:00Z">
                  <w:rPr>
                    <w:sz w:val="18"/>
                    <w:szCs w:val="18"/>
                  </w:rPr>
                </w:rPrChange>
              </w:rPr>
              <w:t>± 4%</w:t>
            </w:r>
          </w:p>
        </w:tc>
        <w:tc>
          <w:tcPr>
            <w:tcW w:w="1232" w:type="dxa"/>
            <w:vAlign w:val="center"/>
            <w:tcPrChange w:id="1178" w:author="Mathieu Lucas" w:date="2024-05-06T15:23:00Z" w16du:dateUtc="2024-05-06T13:23:00Z">
              <w:tcPr>
                <w:tcW w:w="1232" w:type="dxa"/>
              </w:tcPr>
            </w:tcPrChange>
          </w:tcPr>
          <w:p w14:paraId="74F4BAF5" w14:textId="7BC17351" w:rsidR="00D624B9" w:rsidRPr="00800DCA" w:rsidRDefault="00D624B9" w:rsidP="00B848CD">
            <w:pPr>
              <w:pStyle w:val="Style1"/>
              <w:tabs>
                <w:tab w:val="left" w:pos="284"/>
              </w:tabs>
              <w:spacing w:after="0" w:line="240" w:lineRule="auto"/>
              <w:jc w:val="center"/>
              <w:rPr>
                <w:sz w:val="20"/>
                <w:szCs w:val="20"/>
                <w:rPrChange w:id="1179" w:author="Mathieu Lucas" w:date="2024-05-06T15:19:00Z" w16du:dateUtc="2024-05-06T13:19:00Z">
                  <w:rPr>
                    <w:sz w:val="18"/>
                    <w:szCs w:val="18"/>
                  </w:rPr>
                </w:rPrChange>
              </w:rPr>
            </w:pPr>
            <w:r w:rsidRPr="00800DCA">
              <w:rPr>
                <w:sz w:val="20"/>
                <w:szCs w:val="20"/>
                <w:rPrChange w:id="1180" w:author="Mathieu Lucas" w:date="2024-05-06T15:19:00Z" w16du:dateUtc="2024-05-06T13:19:00Z">
                  <w:rPr>
                    <w:sz w:val="18"/>
                    <w:szCs w:val="18"/>
                  </w:rPr>
                </w:rPrChange>
              </w:rPr>
              <w:t>11336</w:t>
            </w:r>
          </w:p>
          <w:p w14:paraId="6BB533ED" w14:textId="5922E851" w:rsidR="00D624B9" w:rsidRPr="00800DCA" w:rsidRDefault="00D624B9" w:rsidP="00B848CD">
            <w:pPr>
              <w:pStyle w:val="Style1"/>
              <w:tabs>
                <w:tab w:val="left" w:pos="284"/>
              </w:tabs>
              <w:spacing w:after="0" w:line="240" w:lineRule="auto"/>
              <w:jc w:val="center"/>
              <w:rPr>
                <w:sz w:val="20"/>
                <w:szCs w:val="20"/>
                <w:rPrChange w:id="1181" w:author="Mathieu Lucas" w:date="2024-05-06T15:19:00Z" w16du:dateUtc="2024-05-06T13:19:00Z">
                  <w:rPr>
                    <w:sz w:val="18"/>
                    <w:szCs w:val="18"/>
                  </w:rPr>
                </w:rPrChange>
              </w:rPr>
            </w:pPr>
            <w:r w:rsidRPr="00800DCA">
              <w:rPr>
                <w:sz w:val="20"/>
                <w:szCs w:val="20"/>
                <w:rPrChange w:id="1182" w:author="Mathieu Lucas" w:date="2024-05-06T15:19:00Z" w16du:dateUtc="2024-05-06T13:19:00Z">
                  <w:rPr>
                    <w:sz w:val="18"/>
                    <w:szCs w:val="18"/>
                  </w:rPr>
                </w:rPrChange>
              </w:rPr>
              <w:t>± 7%</w:t>
            </w:r>
          </w:p>
        </w:tc>
        <w:tc>
          <w:tcPr>
            <w:tcW w:w="1233" w:type="dxa"/>
            <w:vAlign w:val="center"/>
            <w:tcPrChange w:id="1183" w:author="Mathieu Lucas" w:date="2024-05-06T15:23:00Z" w16du:dateUtc="2024-05-06T13:23:00Z">
              <w:tcPr>
                <w:tcW w:w="1233" w:type="dxa"/>
              </w:tcPr>
            </w:tcPrChange>
          </w:tcPr>
          <w:p w14:paraId="2FB345AF" w14:textId="4771E096" w:rsidR="00D624B9" w:rsidRPr="00800DCA" w:rsidRDefault="00D624B9" w:rsidP="00B848CD">
            <w:pPr>
              <w:pStyle w:val="Style1"/>
              <w:tabs>
                <w:tab w:val="left" w:pos="284"/>
              </w:tabs>
              <w:spacing w:after="0" w:line="240" w:lineRule="auto"/>
              <w:jc w:val="center"/>
              <w:rPr>
                <w:sz w:val="20"/>
                <w:szCs w:val="20"/>
                <w:rPrChange w:id="1184" w:author="Mathieu Lucas" w:date="2024-05-06T15:19:00Z" w16du:dateUtc="2024-05-06T13:19:00Z">
                  <w:rPr>
                    <w:sz w:val="18"/>
                    <w:szCs w:val="18"/>
                  </w:rPr>
                </w:rPrChange>
              </w:rPr>
            </w:pPr>
            <w:r w:rsidRPr="00800DCA">
              <w:rPr>
                <w:sz w:val="20"/>
                <w:szCs w:val="20"/>
                <w:rPrChange w:id="1185" w:author="Mathieu Lucas" w:date="2024-05-06T15:19:00Z" w16du:dateUtc="2024-05-06T13:19:00Z">
                  <w:rPr>
                    <w:sz w:val="18"/>
                    <w:szCs w:val="18"/>
                  </w:rPr>
                </w:rPrChange>
              </w:rPr>
              <w:t>11118</w:t>
            </w:r>
          </w:p>
          <w:p w14:paraId="48AE5087" w14:textId="115EE89E" w:rsidR="00D624B9" w:rsidRPr="00800DCA" w:rsidRDefault="00D624B9" w:rsidP="00B848CD">
            <w:pPr>
              <w:pStyle w:val="Style1"/>
              <w:tabs>
                <w:tab w:val="left" w:pos="284"/>
              </w:tabs>
              <w:spacing w:after="0" w:line="240" w:lineRule="auto"/>
              <w:jc w:val="center"/>
              <w:rPr>
                <w:sz w:val="20"/>
                <w:szCs w:val="20"/>
                <w:rPrChange w:id="1186" w:author="Mathieu Lucas" w:date="2024-05-06T15:19:00Z" w16du:dateUtc="2024-05-06T13:19:00Z">
                  <w:rPr>
                    <w:sz w:val="18"/>
                    <w:szCs w:val="18"/>
                  </w:rPr>
                </w:rPrChange>
              </w:rPr>
            </w:pPr>
            <w:r w:rsidRPr="00800DCA">
              <w:rPr>
                <w:sz w:val="20"/>
                <w:szCs w:val="20"/>
                <w:rPrChange w:id="1187" w:author="Mathieu Lucas" w:date="2024-05-06T15:19:00Z" w16du:dateUtc="2024-05-06T13:19:00Z">
                  <w:rPr>
                    <w:sz w:val="18"/>
                    <w:szCs w:val="18"/>
                  </w:rPr>
                </w:rPrChange>
              </w:rPr>
              <w:t>± 5%</w:t>
            </w:r>
          </w:p>
        </w:tc>
      </w:tr>
      <w:tr w:rsidR="00D624B9" w:rsidRPr="00800DCA" w14:paraId="46837D7D" w14:textId="62542E65" w:rsidTr="00B848CD">
        <w:tc>
          <w:tcPr>
            <w:tcW w:w="1271" w:type="dxa"/>
            <w:vMerge/>
            <w:vAlign w:val="center"/>
            <w:tcPrChange w:id="1188" w:author="Mathieu Lucas" w:date="2024-05-06T15:23:00Z" w16du:dateUtc="2024-05-06T13:23:00Z">
              <w:tcPr>
                <w:tcW w:w="1271" w:type="dxa"/>
                <w:vMerge/>
              </w:tcPr>
            </w:tcPrChange>
          </w:tcPr>
          <w:p w14:paraId="500D3344" w14:textId="77777777" w:rsidR="00D624B9" w:rsidRPr="00800DCA" w:rsidRDefault="00D624B9">
            <w:pPr>
              <w:pStyle w:val="Style1"/>
              <w:tabs>
                <w:tab w:val="left" w:pos="284"/>
              </w:tabs>
              <w:spacing w:after="0" w:line="240" w:lineRule="auto"/>
              <w:jc w:val="center"/>
              <w:rPr>
                <w:sz w:val="20"/>
                <w:szCs w:val="20"/>
                <w:rPrChange w:id="1189" w:author="Mathieu Lucas" w:date="2024-05-06T15:19:00Z" w16du:dateUtc="2024-05-06T13:19:00Z">
                  <w:rPr/>
                </w:rPrChange>
              </w:rPr>
              <w:pPrChange w:id="1190" w:author="Mathieu Lucas" w:date="2024-05-06T15:23:00Z" w16du:dateUtc="2024-05-06T13:23:00Z">
                <w:pPr>
                  <w:pStyle w:val="Style1"/>
                  <w:tabs>
                    <w:tab w:val="left" w:pos="284"/>
                  </w:tabs>
                  <w:spacing w:after="0" w:line="240" w:lineRule="auto"/>
                </w:pPr>
              </w:pPrChange>
            </w:pPr>
          </w:p>
        </w:tc>
        <w:tc>
          <w:tcPr>
            <w:tcW w:w="709" w:type="dxa"/>
            <w:vAlign w:val="center"/>
            <w:tcPrChange w:id="1191" w:author="Mathieu Lucas" w:date="2024-05-06T15:23:00Z" w16du:dateUtc="2024-05-06T13:23:00Z">
              <w:tcPr>
                <w:tcW w:w="709" w:type="dxa"/>
              </w:tcPr>
            </w:tcPrChange>
          </w:tcPr>
          <w:p w14:paraId="25749537" w14:textId="77777777" w:rsidR="00D624B9" w:rsidRPr="00B848CD" w:rsidRDefault="00000000">
            <w:pPr>
              <w:pStyle w:val="Style1"/>
              <w:tabs>
                <w:tab w:val="left" w:pos="284"/>
              </w:tabs>
              <w:spacing w:after="0" w:line="240" w:lineRule="auto"/>
              <w:jc w:val="center"/>
              <w:rPr>
                <w:sz w:val="20"/>
                <w:szCs w:val="20"/>
                <w:rPrChange w:id="1192" w:author="Mathieu Lucas" w:date="2024-05-06T15:24:00Z" w16du:dateUtc="2024-05-06T13:24:00Z">
                  <w:rPr/>
                </w:rPrChange>
              </w:rPr>
              <w:pPrChange w:id="1193" w:author="Mathieu Lucas" w:date="2024-05-06T15:23:00Z" w16du:dateUtc="2024-05-06T13:23:00Z">
                <w:pPr>
                  <w:pStyle w:val="Style1"/>
                  <w:tabs>
                    <w:tab w:val="left" w:pos="284"/>
                  </w:tabs>
                  <w:spacing w:after="0" w:line="240" w:lineRule="auto"/>
                </w:pPr>
              </w:pPrChange>
            </w:pPr>
            <m:oMathPara>
              <m:oMathParaPr>
                <m:jc m:val="center"/>
              </m:oMathParaPr>
              <m:oMath>
                <m:sSub>
                  <m:sSubPr>
                    <m:ctrlPr>
                      <w:rPr>
                        <w:rFonts w:ascii="Cambria Math" w:hAnsi="Cambria Math"/>
                        <w:sz w:val="20"/>
                        <w:szCs w:val="20"/>
                      </w:rPr>
                    </m:ctrlPr>
                  </m:sSubPr>
                  <m:e>
                    <m:r>
                      <w:rPr>
                        <w:rFonts w:ascii="Cambria Math" w:hAnsi="Cambria Math"/>
                        <w:sz w:val="20"/>
                        <w:szCs w:val="20"/>
                        <w:rPrChange w:id="1194" w:author="Mathieu Lucas" w:date="2024-05-06T15:19:00Z" w16du:dateUtc="2024-05-06T13:19:00Z">
                          <w:rPr>
                            <w:rFonts w:ascii="Cambria Math" w:hAnsi="Cambria Math"/>
                          </w:rPr>
                        </w:rPrChange>
                      </w:rPr>
                      <m:t>Q</m:t>
                    </m:r>
                  </m:e>
                  <m:sub>
                    <m:r>
                      <w:rPr>
                        <w:rFonts w:ascii="Cambria Math" w:hAnsi="Cambria Math"/>
                        <w:sz w:val="20"/>
                        <w:szCs w:val="20"/>
                        <w:rPrChange w:id="1195" w:author="Mathieu Lucas" w:date="2024-05-06T15:19:00Z" w16du:dateUtc="2024-05-06T13:19:00Z">
                          <w:rPr>
                            <w:rFonts w:ascii="Cambria Math" w:hAnsi="Cambria Math"/>
                          </w:rPr>
                        </w:rPrChange>
                      </w:rPr>
                      <m:t>1000</m:t>
                    </m:r>
                  </m:sub>
                </m:sSub>
              </m:oMath>
            </m:oMathPara>
          </w:p>
        </w:tc>
        <w:tc>
          <w:tcPr>
            <w:tcW w:w="1276" w:type="dxa"/>
            <w:vAlign w:val="center"/>
            <w:tcPrChange w:id="1196" w:author="Mathieu Lucas" w:date="2024-05-06T15:23:00Z" w16du:dateUtc="2024-05-06T13:23:00Z">
              <w:tcPr>
                <w:tcW w:w="1276" w:type="dxa"/>
              </w:tcPr>
            </w:tcPrChange>
          </w:tcPr>
          <w:p w14:paraId="048D2CD6" w14:textId="77777777" w:rsidR="00D624B9" w:rsidRPr="00800DCA" w:rsidRDefault="00D624B9" w:rsidP="00B848CD">
            <w:pPr>
              <w:pStyle w:val="Style1"/>
              <w:tabs>
                <w:tab w:val="left" w:pos="284"/>
              </w:tabs>
              <w:spacing w:after="0" w:line="240" w:lineRule="auto"/>
              <w:jc w:val="center"/>
              <w:rPr>
                <w:sz w:val="20"/>
                <w:szCs w:val="20"/>
                <w:rPrChange w:id="1197" w:author="Mathieu Lucas" w:date="2024-05-06T15:19:00Z" w16du:dateUtc="2024-05-06T13:19:00Z">
                  <w:rPr>
                    <w:sz w:val="18"/>
                    <w:szCs w:val="18"/>
                  </w:rPr>
                </w:rPrChange>
              </w:rPr>
            </w:pPr>
            <w:r w:rsidRPr="00800DCA">
              <w:rPr>
                <w:sz w:val="20"/>
                <w:szCs w:val="20"/>
                <w:rPrChange w:id="1198" w:author="Mathieu Lucas" w:date="2024-05-06T15:19:00Z" w16du:dateUtc="2024-05-06T13:19:00Z">
                  <w:rPr>
                    <w:sz w:val="18"/>
                    <w:szCs w:val="18"/>
                  </w:rPr>
                </w:rPrChange>
              </w:rPr>
              <w:t>13919</w:t>
            </w:r>
          </w:p>
          <w:p w14:paraId="36FDB6A7" w14:textId="77777777" w:rsidR="00D624B9" w:rsidRPr="00800DCA" w:rsidRDefault="00D624B9" w:rsidP="00B848CD">
            <w:pPr>
              <w:pStyle w:val="Style1"/>
              <w:tabs>
                <w:tab w:val="left" w:pos="284"/>
              </w:tabs>
              <w:spacing w:after="0" w:line="240" w:lineRule="auto"/>
              <w:jc w:val="center"/>
              <w:rPr>
                <w:sz w:val="20"/>
                <w:szCs w:val="20"/>
                <w:rPrChange w:id="1199" w:author="Mathieu Lucas" w:date="2024-05-06T15:19:00Z" w16du:dateUtc="2024-05-06T13:19:00Z">
                  <w:rPr>
                    <w:sz w:val="18"/>
                    <w:szCs w:val="18"/>
                  </w:rPr>
                </w:rPrChange>
              </w:rPr>
            </w:pPr>
            <w:r w:rsidRPr="00800DCA">
              <w:rPr>
                <w:sz w:val="20"/>
                <w:szCs w:val="20"/>
                <w:rPrChange w:id="1200" w:author="Mathieu Lucas" w:date="2024-05-06T15:19:00Z" w16du:dateUtc="2024-05-06T13:19:00Z">
                  <w:rPr>
                    <w:sz w:val="18"/>
                    <w:szCs w:val="18"/>
                  </w:rPr>
                </w:rPrChange>
              </w:rPr>
              <w:t>± 10%</w:t>
            </w:r>
          </w:p>
        </w:tc>
        <w:tc>
          <w:tcPr>
            <w:tcW w:w="1059" w:type="dxa"/>
            <w:vAlign w:val="center"/>
            <w:tcPrChange w:id="1201" w:author="Mathieu Lucas" w:date="2024-05-06T15:23:00Z" w16du:dateUtc="2024-05-06T13:23:00Z">
              <w:tcPr>
                <w:tcW w:w="1059" w:type="dxa"/>
              </w:tcPr>
            </w:tcPrChange>
          </w:tcPr>
          <w:p w14:paraId="3835951B" w14:textId="7AD10965" w:rsidR="00D624B9" w:rsidRPr="00800DCA" w:rsidRDefault="00D624B9" w:rsidP="00B848CD">
            <w:pPr>
              <w:pStyle w:val="Style1"/>
              <w:tabs>
                <w:tab w:val="left" w:pos="284"/>
              </w:tabs>
              <w:spacing w:after="0" w:line="240" w:lineRule="auto"/>
              <w:jc w:val="center"/>
              <w:rPr>
                <w:sz w:val="20"/>
                <w:szCs w:val="20"/>
                <w:rPrChange w:id="1202" w:author="Mathieu Lucas" w:date="2024-05-06T15:19:00Z" w16du:dateUtc="2024-05-06T13:19:00Z">
                  <w:rPr>
                    <w:sz w:val="18"/>
                    <w:szCs w:val="18"/>
                  </w:rPr>
                </w:rPrChange>
              </w:rPr>
            </w:pPr>
            <w:r w:rsidRPr="00800DCA">
              <w:rPr>
                <w:sz w:val="20"/>
                <w:szCs w:val="20"/>
                <w:rPrChange w:id="1203" w:author="Mathieu Lucas" w:date="2024-05-06T15:19:00Z" w16du:dateUtc="2024-05-06T13:19:00Z">
                  <w:rPr>
                    <w:sz w:val="18"/>
                    <w:szCs w:val="18"/>
                  </w:rPr>
                </w:rPrChange>
              </w:rPr>
              <w:t>13149</w:t>
            </w:r>
          </w:p>
          <w:p w14:paraId="7AA5F663" w14:textId="2B14694E" w:rsidR="00D624B9" w:rsidRPr="00800DCA" w:rsidRDefault="00D624B9" w:rsidP="00B848CD">
            <w:pPr>
              <w:pStyle w:val="Style1"/>
              <w:tabs>
                <w:tab w:val="left" w:pos="284"/>
              </w:tabs>
              <w:spacing w:after="0" w:line="240" w:lineRule="auto"/>
              <w:jc w:val="center"/>
              <w:rPr>
                <w:sz w:val="20"/>
                <w:szCs w:val="20"/>
                <w:rPrChange w:id="1204" w:author="Mathieu Lucas" w:date="2024-05-06T15:19:00Z" w16du:dateUtc="2024-05-06T13:19:00Z">
                  <w:rPr>
                    <w:sz w:val="18"/>
                    <w:szCs w:val="18"/>
                  </w:rPr>
                </w:rPrChange>
              </w:rPr>
            </w:pPr>
            <w:r w:rsidRPr="00800DCA">
              <w:rPr>
                <w:sz w:val="20"/>
                <w:szCs w:val="20"/>
                <w:rPrChange w:id="1205" w:author="Mathieu Lucas" w:date="2024-05-06T15:19:00Z" w16du:dateUtc="2024-05-06T13:19:00Z">
                  <w:rPr>
                    <w:sz w:val="18"/>
                    <w:szCs w:val="18"/>
                  </w:rPr>
                </w:rPrChange>
              </w:rPr>
              <w:t>± 6%</w:t>
            </w:r>
          </w:p>
        </w:tc>
        <w:tc>
          <w:tcPr>
            <w:tcW w:w="1059" w:type="dxa"/>
            <w:vAlign w:val="center"/>
            <w:tcPrChange w:id="1206" w:author="Mathieu Lucas" w:date="2024-05-06T15:23:00Z" w16du:dateUtc="2024-05-06T13:23:00Z">
              <w:tcPr>
                <w:tcW w:w="1059" w:type="dxa"/>
              </w:tcPr>
            </w:tcPrChange>
          </w:tcPr>
          <w:p w14:paraId="4BEA1C0A" w14:textId="728E3D2E" w:rsidR="00D624B9" w:rsidRPr="00800DCA" w:rsidRDefault="00D624B9" w:rsidP="00B848CD">
            <w:pPr>
              <w:pStyle w:val="Style1"/>
              <w:tabs>
                <w:tab w:val="left" w:pos="284"/>
              </w:tabs>
              <w:spacing w:after="0" w:line="240" w:lineRule="auto"/>
              <w:jc w:val="center"/>
              <w:rPr>
                <w:sz w:val="20"/>
                <w:szCs w:val="20"/>
                <w:rPrChange w:id="1207" w:author="Mathieu Lucas" w:date="2024-05-06T15:19:00Z" w16du:dateUtc="2024-05-06T13:19:00Z">
                  <w:rPr>
                    <w:sz w:val="18"/>
                    <w:szCs w:val="18"/>
                  </w:rPr>
                </w:rPrChange>
              </w:rPr>
            </w:pPr>
            <w:r w:rsidRPr="00800DCA">
              <w:rPr>
                <w:sz w:val="20"/>
                <w:szCs w:val="20"/>
                <w:rPrChange w:id="1208" w:author="Mathieu Lucas" w:date="2024-05-06T15:19:00Z" w16du:dateUtc="2024-05-06T13:19:00Z">
                  <w:rPr>
                    <w:sz w:val="18"/>
                    <w:szCs w:val="18"/>
                  </w:rPr>
                </w:rPrChange>
              </w:rPr>
              <w:t>13875</w:t>
            </w:r>
          </w:p>
          <w:p w14:paraId="6F429102" w14:textId="53C2ED84" w:rsidR="00D624B9" w:rsidRPr="00800DCA" w:rsidRDefault="00D624B9" w:rsidP="00B848CD">
            <w:pPr>
              <w:pStyle w:val="Style1"/>
              <w:tabs>
                <w:tab w:val="left" w:pos="284"/>
              </w:tabs>
              <w:spacing w:after="0" w:line="240" w:lineRule="auto"/>
              <w:jc w:val="center"/>
              <w:rPr>
                <w:sz w:val="20"/>
                <w:szCs w:val="20"/>
                <w:rPrChange w:id="1209" w:author="Mathieu Lucas" w:date="2024-05-06T15:19:00Z" w16du:dateUtc="2024-05-06T13:19:00Z">
                  <w:rPr>
                    <w:sz w:val="18"/>
                    <w:szCs w:val="18"/>
                  </w:rPr>
                </w:rPrChange>
              </w:rPr>
            </w:pPr>
            <w:r w:rsidRPr="00800DCA">
              <w:rPr>
                <w:sz w:val="20"/>
                <w:szCs w:val="20"/>
                <w:rPrChange w:id="1210" w:author="Mathieu Lucas" w:date="2024-05-06T15:19:00Z" w16du:dateUtc="2024-05-06T13:19:00Z">
                  <w:rPr>
                    <w:sz w:val="18"/>
                    <w:szCs w:val="18"/>
                  </w:rPr>
                </w:rPrChange>
              </w:rPr>
              <w:t>± 10%</w:t>
            </w:r>
          </w:p>
        </w:tc>
        <w:tc>
          <w:tcPr>
            <w:tcW w:w="1233" w:type="dxa"/>
            <w:vAlign w:val="center"/>
            <w:tcPrChange w:id="1211" w:author="Mathieu Lucas" w:date="2024-05-06T15:23:00Z" w16du:dateUtc="2024-05-06T13:23:00Z">
              <w:tcPr>
                <w:tcW w:w="1233" w:type="dxa"/>
              </w:tcPr>
            </w:tcPrChange>
          </w:tcPr>
          <w:p w14:paraId="67C1F0B6" w14:textId="279138A8" w:rsidR="00D624B9" w:rsidRPr="00800DCA" w:rsidRDefault="00D624B9" w:rsidP="00B848CD">
            <w:pPr>
              <w:pStyle w:val="Style1"/>
              <w:tabs>
                <w:tab w:val="left" w:pos="284"/>
              </w:tabs>
              <w:spacing w:after="0" w:line="240" w:lineRule="auto"/>
              <w:jc w:val="center"/>
              <w:rPr>
                <w:sz w:val="20"/>
                <w:szCs w:val="20"/>
                <w:rPrChange w:id="1212" w:author="Mathieu Lucas" w:date="2024-05-06T15:19:00Z" w16du:dateUtc="2024-05-06T13:19:00Z">
                  <w:rPr>
                    <w:sz w:val="18"/>
                    <w:szCs w:val="18"/>
                  </w:rPr>
                </w:rPrChange>
              </w:rPr>
            </w:pPr>
            <w:r w:rsidRPr="00800DCA">
              <w:rPr>
                <w:sz w:val="20"/>
                <w:szCs w:val="20"/>
                <w:rPrChange w:id="1213" w:author="Mathieu Lucas" w:date="2024-05-06T15:19:00Z" w16du:dateUtc="2024-05-06T13:19:00Z">
                  <w:rPr>
                    <w:sz w:val="18"/>
                    <w:szCs w:val="18"/>
                  </w:rPr>
                </w:rPrChange>
              </w:rPr>
              <w:t>13139</w:t>
            </w:r>
          </w:p>
          <w:p w14:paraId="163C610B" w14:textId="5F69598A" w:rsidR="00D624B9" w:rsidRPr="00800DCA" w:rsidRDefault="00D624B9" w:rsidP="00B848CD">
            <w:pPr>
              <w:pStyle w:val="Style1"/>
              <w:tabs>
                <w:tab w:val="left" w:pos="284"/>
              </w:tabs>
              <w:spacing w:after="0" w:line="240" w:lineRule="auto"/>
              <w:jc w:val="center"/>
              <w:rPr>
                <w:sz w:val="20"/>
                <w:szCs w:val="20"/>
                <w:rPrChange w:id="1214" w:author="Mathieu Lucas" w:date="2024-05-06T15:19:00Z" w16du:dateUtc="2024-05-06T13:19:00Z">
                  <w:rPr>
                    <w:sz w:val="18"/>
                    <w:szCs w:val="18"/>
                  </w:rPr>
                </w:rPrChange>
              </w:rPr>
            </w:pPr>
            <w:r w:rsidRPr="00800DCA">
              <w:rPr>
                <w:sz w:val="20"/>
                <w:szCs w:val="20"/>
                <w:rPrChange w:id="1215" w:author="Mathieu Lucas" w:date="2024-05-06T15:19:00Z" w16du:dateUtc="2024-05-06T13:19:00Z">
                  <w:rPr>
                    <w:sz w:val="18"/>
                    <w:szCs w:val="18"/>
                  </w:rPr>
                </w:rPrChange>
              </w:rPr>
              <w:t>± 6%</w:t>
            </w:r>
          </w:p>
        </w:tc>
        <w:tc>
          <w:tcPr>
            <w:tcW w:w="1232" w:type="dxa"/>
            <w:vAlign w:val="center"/>
            <w:tcPrChange w:id="1216" w:author="Mathieu Lucas" w:date="2024-05-06T15:23:00Z" w16du:dateUtc="2024-05-06T13:23:00Z">
              <w:tcPr>
                <w:tcW w:w="1232" w:type="dxa"/>
              </w:tcPr>
            </w:tcPrChange>
          </w:tcPr>
          <w:p w14:paraId="25639E31" w14:textId="384A07C6" w:rsidR="00D624B9" w:rsidRPr="00800DCA" w:rsidRDefault="00D624B9" w:rsidP="00B848CD">
            <w:pPr>
              <w:pStyle w:val="Style1"/>
              <w:tabs>
                <w:tab w:val="left" w:pos="284"/>
              </w:tabs>
              <w:spacing w:after="0" w:line="240" w:lineRule="auto"/>
              <w:jc w:val="center"/>
              <w:rPr>
                <w:sz w:val="20"/>
                <w:szCs w:val="20"/>
                <w:rPrChange w:id="1217" w:author="Mathieu Lucas" w:date="2024-05-06T15:19:00Z" w16du:dateUtc="2024-05-06T13:19:00Z">
                  <w:rPr>
                    <w:sz w:val="18"/>
                    <w:szCs w:val="18"/>
                  </w:rPr>
                </w:rPrChange>
              </w:rPr>
            </w:pPr>
            <w:r w:rsidRPr="00800DCA">
              <w:rPr>
                <w:sz w:val="20"/>
                <w:szCs w:val="20"/>
                <w:rPrChange w:id="1218" w:author="Mathieu Lucas" w:date="2024-05-06T15:19:00Z" w16du:dateUtc="2024-05-06T13:19:00Z">
                  <w:rPr>
                    <w:sz w:val="18"/>
                    <w:szCs w:val="18"/>
                  </w:rPr>
                </w:rPrChange>
              </w:rPr>
              <w:t>13721</w:t>
            </w:r>
          </w:p>
          <w:p w14:paraId="79B8844E" w14:textId="1F56CDEF" w:rsidR="00D624B9" w:rsidRPr="00800DCA" w:rsidRDefault="00D624B9" w:rsidP="00B848CD">
            <w:pPr>
              <w:pStyle w:val="Style1"/>
              <w:tabs>
                <w:tab w:val="left" w:pos="284"/>
              </w:tabs>
              <w:spacing w:after="0" w:line="240" w:lineRule="auto"/>
              <w:jc w:val="center"/>
              <w:rPr>
                <w:sz w:val="20"/>
                <w:szCs w:val="20"/>
                <w:rPrChange w:id="1219" w:author="Mathieu Lucas" w:date="2024-05-06T15:19:00Z" w16du:dateUtc="2024-05-06T13:19:00Z">
                  <w:rPr>
                    <w:sz w:val="18"/>
                    <w:szCs w:val="18"/>
                  </w:rPr>
                </w:rPrChange>
              </w:rPr>
            </w:pPr>
            <w:r w:rsidRPr="00800DCA">
              <w:rPr>
                <w:sz w:val="20"/>
                <w:szCs w:val="20"/>
                <w:rPrChange w:id="1220" w:author="Mathieu Lucas" w:date="2024-05-06T15:19:00Z" w16du:dateUtc="2024-05-06T13:19:00Z">
                  <w:rPr>
                    <w:sz w:val="18"/>
                    <w:szCs w:val="18"/>
                  </w:rPr>
                </w:rPrChange>
              </w:rPr>
              <w:t>± 11%</w:t>
            </w:r>
          </w:p>
        </w:tc>
        <w:tc>
          <w:tcPr>
            <w:tcW w:w="1233" w:type="dxa"/>
            <w:vAlign w:val="center"/>
            <w:tcPrChange w:id="1221" w:author="Mathieu Lucas" w:date="2024-05-06T15:23:00Z" w16du:dateUtc="2024-05-06T13:23:00Z">
              <w:tcPr>
                <w:tcW w:w="1233" w:type="dxa"/>
              </w:tcPr>
            </w:tcPrChange>
          </w:tcPr>
          <w:p w14:paraId="09F8D48B" w14:textId="5E1BA885" w:rsidR="00D624B9" w:rsidRPr="00800DCA" w:rsidRDefault="00D624B9" w:rsidP="00B848CD">
            <w:pPr>
              <w:pStyle w:val="Style1"/>
              <w:tabs>
                <w:tab w:val="left" w:pos="284"/>
              </w:tabs>
              <w:spacing w:after="0" w:line="240" w:lineRule="auto"/>
              <w:jc w:val="center"/>
              <w:rPr>
                <w:sz w:val="20"/>
                <w:szCs w:val="20"/>
                <w:rPrChange w:id="1222" w:author="Mathieu Lucas" w:date="2024-05-06T15:19:00Z" w16du:dateUtc="2024-05-06T13:19:00Z">
                  <w:rPr>
                    <w:sz w:val="18"/>
                    <w:szCs w:val="18"/>
                  </w:rPr>
                </w:rPrChange>
              </w:rPr>
            </w:pPr>
            <w:r w:rsidRPr="00800DCA">
              <w:rPr>
                <w:sz w:val="20"/>
                <w:szCs w:val="20"/>
                <w:rPrChange w:id="1223" w:author="Mathieu Lucas" w:date="2024-05-06T15:19:00Z" w16du:dateUtc="2024-05-06T13:19:00Z">
                  <w:rPr>
                    <w:sz w:val="18"/>
                    <w:szCs w:val="18"/>
                  </w:rPr>
                </w:rPrChange>
              </w:rPr>
              <w:t>13421</w:t>
            </w:r>
          </w:p>
          <w:p w14:paraId="5284D359" w14:textId="0BBAFF49" w:rsidR="00D624B9" w:rsidRPr="00800DCA" w:rsidRDefault="00D624B9" w:rsidP="00B848CD">
            <w:pPr>
              <w:pStyle w:val="Style1"/>
              <w:tabs>
                <w:tab w:val="left" w:pos="284"/>
              </w:tabs>
              <w:spacing w:after="0" w:line="240" w:lineRule="auto"/>
              <w:jc w:val="center"/>
              <w:rPr>
                <w:sz w:val="20"/>
                <w:szCs w:val="20"/>
                <w:rPrChange w:id="1224" w:author="Mathieu Lucas" w:date="2024-05-06T15:19:00Z" w16du:dateUtc="2024-05-06T13:19:00Z">
                  <w:rPr>
                    <w:sz w:val="18"/>
                    <w:szCs w:val="18"/>
                  </w:rPr>
                </w:rPrChange>
              </w:rPr>
            </w:pPr>
            <w:r w:rsidRPr="00800DCA">
              <w:rPr>
                <w:sz w:val="20"/>
                <w:szCs w:val="20"/>
                <w:rPrChange w:id="1225" w:author="Mathieu Lucas" w:date="2024-05-06T15:19:00Z" w16du:dateUtc="2024-05-06T13:19:00Z">
                  <w:rPr>
                    <w:sz w:val="18"/>
                    <w:szCs w:val="18"/>
                  </w:rPr>
                </w:rPrChange>
              </w:rPr>
              <w:t>± 8%</w:t>
            </w:r>
          </w:p>
        </w:tc>
      </w:tr>
      <w:tr w:rsidR="00D624B9" w:rsidRPr="00800DCA" w14:paraId="66F20757" w14:textId="4CACE46F" w:rsidTr="00B848CD">
        <w:trPr>
          <w:trHeight w:val="457"/>
          <w:trPrChange w:id="1226" w:author="Mathieu Lucas" w:date="2024-05-06T15:23:00Z" w16du:dateUtc="2024-05-06T13:23:00Z">
            <w:trPr>
              <w:trHeight w:val="457"/>
            </w:trPr>
          </w:trPrChange>
        </w:trPr>
        <w:tc>
          <w:tcPr>
            <w:tcW w:w="1271" w:type="dxa"/>
            <w:vMerge w:val="restart"/>
            <w:vAlign w:val="center"/>
            <w:tcPrChange w:id="1227" w:author="Mathieu Lucas" w:date="2024-05-06T15:23:00Z" w16du:dateUtc="2024-05-06T13:23:00Z">
              <w:tcPr>
                <w:tcW w:w="1271" w:type="dxa"/>
                <w:vMerge w:val="restart"/>
                <w:vAlign w:val="center"/>
              </w:tcPr>
            </w:tcPrChange>
          </w:tcPr>
          <w:p w14:paraId="3D720A63" w14:textId="77777777" w:rsidR="00D624B9" w:rsidRPr="00800DCA" w:rsidRDefault="00D624B9">
            <w:pPr>
              <w:pStyle w:val="Style1"/>
              <w:tabs>
                <w:tab w:val="left" w:pos="284"/>
              </w:tabs>
              <w:spacing w:after="0" w:line="240" w:lineRule="auto"/>
              <w:jc w:val="center"/>
              <w:rPr>
                <w:sz w:val="20"/>
                <w:szCs w:val="20"/>
                <w:rPrChange w:id="1228" w:author="Mathieu Lucas" w:date="2024-05-06T15:19:00Z" w16du:dateUtc="2024-05-06T13:19:00Z">
                  <w:rPr/>
                </w:rPrChange>
              </w:rPr>
              <w:pPrChange w:id="1229" w:author="Mathieu Lucas" w:date="2024-05-06T15:23:00Z" w16du:dateUtc="2024-05-06T13:23:00Z">
                <w:pPr>
                  <w:pStyle w:val="Style1"/>
                  <w:tabs>
                    <w:tab w:val="left" w:pos="284"/>
                  </w:tabs>
                  <w:spacing w:after="0" w:line="240" w:lineRule="auto"/>
                </w:pPr>
              </w:pPrChange>
            </w:pPr>
            <w:r w:rsidRPr="00800DCA">
              <w:rPr>
                <w:b/>
                <w:sz w:val="20"/>
                <w:szCs w:val="20"/>
              </w:rPr>
              <w:t>Parameters</w:t>
            </w:r>
          </w:p>
        </w:tc>
        <w:tc>
          <w:tcPr>
            <w:tcW w:w="709" w:type="dxa"/>
            <w:vAlign w:val="center"/>
            <w:tcPrChange w:id="1230" w:author="Mathieu Lucas" w:date="2024-05-06T15:23:00Z" w16du:dateUtc="2024-05-06T13:23:00Z">
              <w:tcPr>
                <w:tcW w:w="709" w:type="dxa"/>
              </w:tcPr>
            </w:tcPrChange>
          </w:tcPr>
          <w:p w14:paraId="5B0559F8" w14:textId="77777777" w:rsidR="00D624B9" w:rsidRPr="00B848CD" w:rsidRDefault="00D624B9" w:rsidP="00B848CD">
            <w:pPr>
              <w:pStyle w:val="Style1"/>
              <w:tabs>
                <w:tab w:val="left" w:pos="284"/>
              </w:tabs>
              <w:spacing w:after="0" w:line="240" w:lineRule="auto"/>
              <w:jc w:val="center"/>
              <w:rPr>
                <w:sz w:val="20"/>
                <w:szCs w:val="20"/>
                <w:rPrChange w:id="1231" w:author="Mathieu Lucas" w:date="2024-05-06T15:24:00Z" w16du:dateUtc="2024-05-06T13:24:00Z">
                  <w:rPr/>
                </w:rPrChange>
              </w:rPr>
            </w:pPr>
            <m:oMathPara>
              <m:oMathParaPr>
                <m:jc m:val="center"/>
              </m:oMathParaPr>
              <m:oMath>
                <m:r>
                  <w:rPr>
                    <w:rFonts w:ascii="Cambria Math" w:hAnsi="Cambria Math"/>
                    <w:sz w:val="20"/>
                    <w:szCs w:val="20"/>
                    <w:rPrChange w:id="1232" w:author="Mathieu Lucas" w:date="2024-05-06T15:19:00Z" w16du:dateUtc="2024-05-06T13:19:00Z">
                      <w:rPr>
                        <w:rFonts w:ascii="Cambria Math" w:hAnsi="Cambria Math"/>
                      </w:rPr>
                    </w:rPrChange>
                  </w:rPr>
                  <m:t>ξ</m:t>
                </m:r>
              </m:oMath>
            </m:oMathPara>
          </w:p>
        </w:tc>
        <w:tc>
          <w:tcPr>
            <w:tcW w:w="1276" w:type="dxa"/>
            <w:vAlign w:val="center"/>
            <w:tcPrChange w:id="1233" w:author="Mathieu Lucas" w:date="2024-05-06T15:23:00Z" w16du:dateUtc="2024-05-06T13:23:00Z">
              <w:tcPr>
                <w:tcW w:w="1276" w:type="dxa"/>
              </w:tcPr>
            </w:tcPrChange>
          </w:tcPr>
          <w:p w14:paraId="77596F69" w14:textId="77777777" w:rsidR="00D624B9" w:rsidRPr="00800DCA" w:rsidRDefault="00D624B9" w:rsidP="00B848CD">
            <w:pPr>
              <w:pStyle w:val="Style1"/>
              <w:tabs>
                <w:tab w:val="left" w:pos="284"/>
              </w:tabs>
              <w:spacing w:after="0" w:line="240" w:lineRule="auto"/>
              <w:jc w:val="center"/>
              <w:rPr>
                <w:sz w:val="20"/>
                <w:szCs w:val="20"/>
                <w:rPrChange w:id="1234" w:author="Mathieu Lucas" w:date="2024-05-06T15:19:00Z" w16du:dateUtc="2024-05-06T13:19:00Z">
                  <w:rPr>
                    <w:sz w:val="18"/>
                    <w:szCs w:val="18"/>
                  </w:rPr>
                </w:rPrChange>
              </w:rPr>
            </w:pPr>
            <w:r w:rsidRPr="00800DCA">
              <w:rPr>
                <w:sz w:val="20"/>
                <w:szCs w:val="20"/>
                <w:rPrChange w:id="1235" w:author="Mathieu Lucas" w:date="2024-05-06T15:19:00Z" w16du:dateUtc="2024-05-06T13:19:00Z">
                  <w:rPr>
                    <w:sz w:val="18"/>
                    <w:szCs w:val="18"/>
                  </w:rPr>
                </w:rPrChange>
              </w:rPr>
              <w:t>0.058</w:t>
            </w:r>
          </w:p>
          <w:p w14:paraId="3D13F3B3" w14:textId="77777777" w:rsidR="00D624B9" w:rsidRPr="00800DCA" w:rsidRDefault="00D624B9" w:rsidP="00B848CD">
            <w:pPr>
              <w:pStyle w:val="Style1"/>
              <w:tabs>
                <w:tab w:val="left" w:pos="284"/>
              </w:tabs>
              <w:spacing w:after="0" w:line="240" w:lineRule="auto"/>
              <w:jc w:val="center"/>
              <w:rPr>
                <w:sz w:val="20"/>
                <w:szCs w:val="20"/>
                <w:rPrChange w:id="1236" w:author="Mathieu Lucas" w:date="2024-05-06T15:19:00Z" w16du:dateUtc="2024-05-06T13:19:00Z">
                  <w:rPr>
                    <w:sz w:val="18"/>
                    <w:szCs w:val="18"/>
                  </w:rPr>
                </w:rPrChange>
              </w:rPr>
            </w:pPr>
            <w:r w:rsidRPr="00800DCA">
              <w:rPr>
                <w:sz w:val="20"/>
                <w:szCs w:val="20"/>
                <w:rPrChange w:id="1237" w:author="Mathieu Lucas" w:date="2024-05-06T15:19:00Z" w16du:dateUtc="2024-05-06T13:19:00Z">
                  <w:rPr>
                    <w:sz w:val="18"/>
                    <w:szCs w:val="18"/>
                  </w:rPr>
                </w:rPrChange>
              </w:rPr>
              <w:t>± 76%</w:t>
            </w:r>
          </w:p>
        </w:tc>
        <w:tc>
          <w:tcPr>
            <w:tcW w:w="1059" w:type="dxa"/>
            <w:vAlign w:val="center"/>
            <w:tcPrChange w:id="1238" w:author="Mathieu Lucas" w:date="2024-05-06T15:23:00Z" w16du:dateUtc="2024-05-06T13:23:00Z">
              <w:tcPr>
                <w:tcW w:w="1059" w:type="dxa"/>
              </w:tcPr>
            </w:tcPrChange>
          </w:tcPr>
          <w:p w14:paraId="2177494D" w14:textId="1EEA4625" w:rsidR="00D624B9" w:rsidRPr="00800DCA" w:rsidRDefault="00D624B9" w:rsidP="00B848CD">
            <w:pPr>
              <w:pStyle w:val="Style1"/>
              <w:tabs>
                <w:tab w:val="left" w:pos="284"/>
              </w:tabs>
              <w:spacing w:after="0" w:line="240" w:lineRule="auto"/>
              <w:jc w:val="center"/>
              <w:rPr>
                <w:sz w:val="20"/>
                <w:szCs w:val="20"/>
                <w:rPrChange w:id="1239" w:author="Mathieu Lucas" w:date="2024-05-06T15:19:00Z" w16du:dateUtc="2024-05-06T13:19:00Z">
                  <w:rPr>
                    <w:sz w:val="18"/>
                    <w:szCs w:val="18"/>
                  </w:rPr>
                </w:rPrChange>
              </w:rPr>
            </w:pPr>
            <w:r w:rsidRPr="00800DCA">
              <w:rPr>
                <w:sz w:val="20"/>
                <w:szCs w:val="20"/>
                <w:rPrChange w:id="1240" w:author="Mathieu Lucas" w:date="2024-05-06T15:19:00Z" w16du:dateUtc="2024-05-06T13:19:00Z">
                  <w:rPr>
                    <w:sz w:val="18"/>
                    <w:szCs w:val="18"/>
                  </w:rPr>
                </w:rPrChange>
              </w:rPr>
              <w:t>0.073</w:t>
            </w:r>
          </w:p>
          <w:p w14:paraId="7843D69A" w14:textId="3B0D0E48" w:rsidR="00D624B9" w:rsidRPr="00800DCA" w:rsidRDefault="00D624B9" w:rsidP="00B848CD">
            <w:pPr>
              <w:pStyle w:val="Style1"/>
              <w:tabs>
                <w:tab w:val="left" w:pos="284"/>
              </w:tabs>
              <w:spacing w:after="0" w:line="240" w:lineRule="auto"/>
              <w:jc w:val="center"/>
              <w:rPr>
                <w:sz w:val="20"/>
                <w:szCs w:val="20"/>
                <w:rPrChange w:id="1241" w:author="Mathieu Lucas" w:date="2024-05-06T15:19:00Z" w16du:dateUtc="2024-05-06T13:19:00Z">
                  <w:rPr>
                    <w:sz w:val="18"/>
                    <w:szCs w:val="18"/>
                  </w:rPr>
                </w:rPrChange>
              </w:rPr>
            </w:pPr>
            <w:r w:rsidRPr="00800DCA">
              <w:rPr>
                <w:sz w:val="20"/>
                <w:szCs w:val="20"/>
                <w:rPrChange w:id="1242" w:author="Mathieu Lucas" w:date="2024-05-06T15:19:00Z" w16du:dateUtc="2024-05-06T13:19:00Z">
                  <w:rPr>
                    <w:sz w:val="16"/>
                    <w:szCs w:val="16"/>
                  </w:rPr>
                </w:rPrChange>
              </w:rPr>
              <w:t>± 52%</w:t>
            </w:r>
          </w:p>
        </w:tc>
        <w:tc>
          <w:tcPr>
            <w:tcW w:w="1059" w:type="dxa"/>
            <w:vAlign w:val="center"/>
            <w:tcPrChange w:id="1243" w:author="Mathieu Lucas" w:date="2024-05-06T15:23:00Z" w16du:dateUtc="2024-05-06T13:23:00Z">
              <w:tcPr>
                <w:tcW w:w="1059" w:type="dxa"/>
              </w:tcPr>
            </w:tcPrChange>
          </w:tcPr>
          <w:p w14:paraId="5D8CC4A9" w14:textId="638A3B4D" w:rsidR="00D624B9" w:rsidRPr="00800DCA" w:rsidRDefault="00D624B9" w:rsidP="00B848CD">
            <w:pPr>
              <w:pStyle w:val="Style1"/>
              <w:tabs>
                <w:tab w:val="left" w:pos="284"/>
              </w:tabs>
              <w:spacing w:after="0" w:line="240" w:lineRule="auto"/>
              <w:jc w:val="center"/>
              <w:rPr>
                <w:sz w:val="20"/>
                <w:szCs w:val="20"/>
                <w:rPrChange w:id="1244" w:author="Mathieu Lucas" w:date="2024-05-06T15:19:00Z" w16du:dateUtc="2024-05-06T13:19:00Z">
                  <w:rPr>
                    <w:sz w:val="18"/>
                    <w:szCs w:val="18"/>
                  </w:rPr>
                </w:rPrChange>
              </w:rPr>
            </w:pPr>
            <w:r w:rsidRPr="00800DCA">
              <w:rPr>
                <w:sz w:val="20"/>
                <w:szCs w:val="20"/>
                <w:rPrChange w:id="1245" w:author="Mathieu Lucas" w:date="2024-05-06T15:19:00Z" w16du:dateUtc="2024-05-06T13:19:00Z">
                  <w:rPr>
                    <w:sz w:val="18"/>
                    <w:szCs w:val="18"/>
                  </w:rPr>
                </w:rPrChange>
              </w:rPr>
              <w:t>0.060</w:t>
            </w:r>
          </w:p>
          <w:p w14:paraId="7C6164D4" w14:textId="68F071BF" w:rsidR="00D624B9" w:rsidRPr="00800DCA" w:rsidRDefault="00D624B9" w:rsidP="00B848CD">
            <w:pPr>
              <w:pStyle w:val="Style1"/>
              <w:tabs>
                <w:tab w:val="left" w:pos="284"/>
              </w:tabs>
              <w:spacing w:after="0" w:line="240" w:lineRule="auto"/>
              <w:jc w:val="center"/>
              <w:rPr>
                <w:sz w:val="20"/>
                <w:szCs w:val="20"/>
                <w:rPrChange w:id="1246" w:author="Mathieu Lucas" w:date="2024-05-06T15:19:00Z" w16du:dateUtc="2024-05-06T13:19:00Z">
                  <w:rPr>
                    <w:sz w:val="18"/>
                    <w:szCs w:val="18"/>
                  </w:rPr>
                </w:rPrChange>
              </w:rPr>
            </w:pPr>
            <w:r w:rsidRPr="00800DCA">
              <w:rPr>
                <w:sz w:val="20"/>
                <w:szCs w:val="20"/>
                <w:rPrChange w:id="1247" w:author="Mathieu Lucas" w:date="2024-05-06T15:19:00Z" w16du:dateUtc="2024-05-06T13:19:00Z">
                  <w:rPr>
                    <w:sz w:val="18"/>
                    <w:szCs w:val="18"/>
                  </w:rPr>
                </w:rPrChange>
              </w:rPr>
              <w:t>± 73%</w:t>
            </w:r>
          </w:p>
        </w:tc>
        <w:tc>
          <w:tcPr>
            <w:tcW w:w="1233" w:type="dxa"/>
            <w:vAlign w:val="center"/>
            <w:tcPrChange w:id="1248" w:author="Mathieu Lucas" w:date="2024-05-06T15:23:00Z" w16du:dateUtc="2024-05-06T13:23:00Z">
              <w:tcPr>
                <w:tcW w:w="1233" w:type="dxa"/>
              </w:tcPr>
            </w:tcPrChange>
          </w:tcPr>
          <w:p w14:paraId="3F660643" w14:textId="742D6256" w:rsidR="00D624B9" w:rsidRPr="00800DCA" w:rsidRDefault="00D624B9" w:rsidP="00B848CD">
            <w:pPr>
              <w:pStyle w:val="Style1"/>
              <w:tabs>
                <w:tab w:val="left" w:pos="284"/>
              </w:tabs>
              <w:spacing w:after="0" w:line="240" w:lineRule="auto"/>
              <w:jc w:val="center"/>
              <w:rPr>
                <w:sz w:val="20"/>
                <w:szCs w:val="20"/>
                <w:rPrChange w:id="1249" w:author="Mathieu Lucas" w:date="2024-05-06T15:19:00Z" w16du:dateUtc="2024-05-06T13:19:00Z">
                  <w:rPr>
                    <w:sz w:val="18"/>
                    <w:szCs w:val="18"/>
                  </w:rPr>
                </w:rPrChange>
              </w:rPr>
            </w:pPr>
            <w:r w:rsidRPr="00800DCA">
              <w:rPr>
                <w:sz w:val="20"/>
                <w:szCs w:val="20"/>
                <w:rPrChange w:id="1250" w:author="Mathieu Lucas" w:date="2024-05-06T15:19:00Z" w16du:dateUtc="2024-05-06T13:19:00Z">
                  <w:rPr>
                    <w:sz w:val="18"/>
                    <w:szCs w:val="18"/>
                  </w:rPr>
                </w:rPrChange>
              </w:rPr>
              <w:t>0.074</w:t>
            </w:r>
          </w:p>
          <w:p w14:paraId="480B0BE2" w14:textId="41AD295D" w:rsidR="00D624B9" w:rsidRPr="00800DCA" w:rsidRDefault="00D624B9" w:rsidP="00B848CD">
            <w:pPr>
              <w:pStyle w:val="Style1"/>
              <w:tabs>
                <w:tab w:val="left" w:pos="284"/>
              </w:tabs>
              <w:spacing w:after="0" w:line="240" w:lineRule="auto"/>
              <w:jc w:val="center"/>
              <w:rPr>
                <w:sz w:val="20"/>
                <w:szCs w:val="20"/>
                <w:rPrChange w:id="1251" w:author="Mathieu Lucas" w:date="2024-05-06T15:19:00Z" w16du:dateUtc="2024-05-06T13:19:00Z">
                  <w:rPr>
                    <w:sz w:val="18"/>
                    <w:szCs w:val="18"/>
                  </w:rPr>
                </w:rPrChange>
              </w:rPr>
            </w:pPr>
            <w:r w:rsidRPr="00800DCA">
              <w:rPr>
                <w:sz w:val="20"/>
                <w:szCs w:val="20"/>
                <w:rPrChange w:id="1252" w:author="Mathieu Lucas" w:date="2024-05-06T15:19:00Z" w16du:dateUtc="2024-05-06T13:19:00Z">
                  <w:rPr>
                    <w:sz w:val="18"/>
                    <w:szCs w:val="18"/>
                  </w:rPr>
                </w:rPrChange>
              </w:rPr>
              <w:t>± 51%</w:t>
            </w:r>
          </w:p>
        </w:tc>
        <w:tc>
          <w:tcPr>
            <w:tcW w:w="1232" w:type="dxa"/>
            <w:vAlign w:val="center"/>
            <w:tcPrChange w:id="1253" w:author="Mathieu Lucas" w:date="2024-05-06T15:23:00Z" w16du:dateUtc="2024-05-06T13:23:00Z">
              <w:tcPr>
                <w:tcW w:w="1232" w:type="dxa"/>
              </w:tcPr>
            </w:tcPrChange>
          </w:tcPr>
          <w:p w14:paraId="6AD3CB3E" w14:textId="5A600F2F" w:rsidR="00D624B9" w:rsidRPr="00800DCA" w:rsidRDefault="00D624B9" w:rsidP="00B848CD">
            <w:pPr>
              <w:pStyle w:val="Style1"/>
              <w:tabs>
                <w:tab w:val="left" w:pos="284"/>
              </w:tabs>
              <w:spacing w:after="0" w:line="240" w:lineRule="auto"/>
              <w:jc w:val="center"/>
              <w:rPr>
                <w:sz w:val="20"/>
                <w:szCs w:val="20"/>
                <w:rPrChange w:id="1254" w:author="Mathieu Lucas" w:date="2024-05-06T15:19:00Z" w16du:dateUtc="2024-05-06T13:19:00Z">
                  <w:rPr>
                    <w:sz w:val="18"/>
                    <w:szCs w:val="18"/>
                  </w:rPr>
                </w:rPrChange>
              </w:rPr>
            </w:pPr>
            <w:r w:rsidRPr="00800DCA">
              <w:rPr>
                <w:sz w:val="20"/>
                <w:szCs w:val="20"/>
                <w:rPrChange w:id="1255" w:author="Mathieu Lucas" w:date="2024-05-06T15:19:00Z" w16du:dateUtc="2024-05-06T13:19:00Z">
                  <w:rPr>
                    <w:sz w:val="18"/>
                    <w:szCs w:val="18"/>
                  </w:rPr>
                </w:rPrChange>
              </w:rPr>
              <w:t>0.061</w:t>
            </w:r>
          </w:p>
          <w:p w14:paraId="5A290A2D" w14:textId="648D4228" w:rsidR="00D624B9" w:rsidRPr="00800DCA" w:rsidRDefault="00D624B9" w:rsidP="00B848CD">
            <w:pPr>
              <w:pStyle w:val="Style1"/>
              <w:tabs>
                <w:tab w:val="left" w:pos="284"/>
              </w:tabs>
              <w:spacing w:after="0" w:line="240" w:lineRule="auto"/>
              <w:jc w:val="center"/>
              <w:rPr>
                <w:sz w:val="20"/>
                <w:szCs w:val="20"/>
                <w:rPrChange w:id="1256" w:author="Mathieu Lucas" w:date="2024-05-06T15:19:00Z" w16du:dateUtc="2024-05-06T13:19:00Z">
                  <w:rPr>
                    <w:sz w:val="18"/>
                    <w:szCs w:val="18"/>
                  </w:rPr>
                </w:rPrChange>
              </w:rPr>
            </w:pPr>
            <w:r w:rsidRPr="00800DCA">
              <w:rPr>
                <w:sz w:val="20"/>
                <w:szCs w:val="20"/>
                <w:rPrChange w:id="1257" w:author="Mathieu Lucas" w:date="2024-05-06T15:19:00Z" w16du:dateUtc="2024-05-06T13:19:00Z">
                  <w:rPr>
                    <w:sz w:val="18"/>
                    <w:szCs w:val="18"/>
                  </w:rPr>
                </w:rPrChange>
              </w:rPr>
              <w:t>± 72%</w:t>
            </w:r>
          </w:p>
        </w:tc>
        <w:tc>
          <w:tcPr>
            <w:tcW w:w="1233" w:type="dxa"/>
            <w:vAlign w:val="center"/>
            <w:tcPrChange w:id="1258" w:author="Mathieu Lucas" w:date="2024-05-06T15:23:00Z" w16du:dateUtc="2024-05-06T13:23:00Z">
              <w:tcPr>
                <w:tcW w:w="1233" w:type="dxa"/>
              </w:tcPr>
            </w:tcPrChange>
          </w:tcPr>
          <w:p w14:paraId="24584C20" w14:textId="5D1131EF" w:rsidR="00D624B9" w:rsidRPr="00800DCA" w:rsidRDefault="00D624B9" w:rsidP="00B848CD">
            <w:pPr>
              <w:pStyle w:val="Style1"/>
              <w:tabs>
                <w:tab w:val="left" w:pos="284"/>
              </w:tabs>
              <w:spacing w:after="0" w:line="240" w:lineRule="auto"/>
              <w:jc w:val="center"/>
              <w:rPr>
                <w:sz w:val="20"/>
                <w:szCs w:val="20"/>
                <w:rPrChange w:id="1259" w:author="Mathieu Lucas" w:date="2024-05-06T15:19:00Z" w16du:dateUtc="2024-05-06T13:19:00Z">
                  <w:rPr>
                    <w:sz w:val="18"/>
                    <w:szCs w:val="18"/>
                  </w:rPr>
                </w:rPrChange>
              </w:rPr>
            </w:pPr>
            <w:r w:rsidRPr="00800DCA">
              <w:rPr>
                <w:sz w:val="20"/>
                <w:szCs w:val="20"/>
                <w:rPrChange w:id="1260" w:author="Mathieu Lucas" w:date="2024-05-06T15:19:00Z" w16du:dateUtc="2024-05-06T13:19:00Z">
                  <w:rPr>
                    <w:sz w:val="18"/>
                    <w:szCs w:val="18"/>
                  </w:rPr>
                </w:rPrChange>
              </w:rPr>
              <w:t>0.063</w:t>
            </w:r>
          </w:p>
          <w:p w14:paraId="1FC44DC5" w14:textId="17A236A4" w:rsidR="00D624B9" w:rsidRPr="00800DCA" w:rsidRDefault="00D624B9" w:rsidP="00B848CD">
            <w:pPr>
              <w:pStyle w:val="Style1"/>
              <w:tabs>
                <w:tab w:val="left" w:pos="284"/>
              </w:tabs>
              <w:spacing w:after="0" w:line="240" w:lineRule="auto"/>
              <w:jc w:val="center"/>
              <w:rPr>
                <w:sz w:val="20"/>
                <w:szCs w:val="20"/>
                <w:rPrChange w:id="1261" w:author="Mathieu Lucas" w:date="2024-05-06T15:19:00Z" w16du:dateUtc="2024-05-06T13:19:00Z">
                  <w:rPr>
                    <w:sz w:val="18"/>
                    <w:szCs w:val="18"/>
                  </w:rPr>
                </w:rPrChange>
              </w:rPr>
            </w:pPr>
            <w:r w:rsidRPr="00800DCA">
              <w:rPr>
                <w:sz w:val="20"/>
                <w:szCs w:val="20"/>
                <w:rPrChange w:id="1262" w:author="Mathieu Lucas" w:date="2024-05-06T15:19:00Z" w16du:dateUtc="2024-05-06T13:19:00Z">
                  <w:rPr>
                    <w:sz w:val="18"/>
                    <w:szCs w:val="18"/>
                  </w:rPr>
                </w:rPrChange>
              </w:rPr>
              <w:t>± 63%</w:t>
            </w:r>
          </w:p>
        </w:tc>
      </w:tr>
      <w:tr w:rsidR="00D624B9" w:rsidRPr="00800DCA" w14:paraId="000689EC" w14:textId="48E83111" w:rsidTr="00B848CD">
        <w:tc>
          <w:tcPr>
            <w:tcW w:w="1271" w:type="dxa"/>
            <w:vMerge/>
            <w:vAlign w:val="center"/>
            <w:tcPrChange w:id="1263" w:author="Mathieu Lucas" w:date="2024-05-06T15:23:00Z" w16du:dateUtc="2024-05-06T13:23:00Z">
              <w:tcPr>
                <w:tcW w:w="1271" w:type="dxa"/>
                <w:vMerge/>
              </w:tcPr>
            </w:tcPrChange>
          </w:tcPr>
          <w:p w14:paraId="6E1071F7" w14:textId="77777777" w:rsidR="00D624B9" w:rsidRPr="00800DCA" w:rsidRDefault="00D624B9">
            <w:pPr>
              <w:pStyle w:val="Style1"/>
              <w:tabs>
                <w:tab w:val="left" w:pos="284"/>
              </w:tabs>
              <w:spacing w:after="0" w:line="240" w:lineRule="auto"/>
              <w:jc w:val="center"/>
              <w:rPr>
                <w:sz w:val="20"/>
                <w:szCs w:val="20"/>
                <w:rPrChange w:id="1264" w:author="Mathieu Lucas" w:date="2024-05-06T15:19:00Z" w16du:dateUtc="2024-05-06T13:19:00Z">
                  <w:rPr/>
                </w:rPrChange>
              </w:rPr>
              <w:pPrChange w:id="1265" w:author="Mathieu Lucas" w:date="2024-05-06T15:23:00Z" w16du:dateUtc="2024-05-06T13:23:00Z">
                <w:pPr>
                  <w:pStyle w:val="Style1"/>
                  <w:tabs>
                    <w:tab w:val="left" w:pos="284"/>
                  </w:tabs>
                  <w:spacing w:after="0" w:line="240" w:lineRule="auto"/>
                </w:pPr>
              </w:pPrChange>
            </w:pPr>
          </w:p>
        </w:tc>
        <w:tc>
          <w:tcPr>
            <w:tcW w:w="709" w:type="dxa"/>
            <w:vAlign w:val="center"/>
            <w:tcPrChange w:id="1266" w:author="Mathieu Lucas" w:date="2024-05-06T15:23:00Z" w16du:dateUtc="2024-05-06T13:23:00Z">
              <w:tcPr>
                <w:tcW w:w="709" w:type="dxa"/>
              </w:tcPr>
            </w:tcPrChange>
          </w:tcPr>
          <w:p w14:paraId="07F0F703" w14:textId="77777777" w:rsidR="00D624B9" w:rsidRPr="00800DCA" w:rsidRDefault="00D624B9" w:rsidP="00B848CD">
            <w:pPr>
              <w:pStyle w:val="Style1"/>
              <w:tabs>
                <w:tab w:val="left" w:pos="284"/>
              </w:tabs>
              <w:spacing w:after="0" w:line="240" w:lineRule="auto"/>
              <w:jc w:val="center"/>
              <w:rPr>
                <w:sz w:val="20"/>
                <w:szCs w:val="20"/>
                <w:rPrChange w:id="1267" w:author="Mathieu Lucas" w:date="2024-05-06T15:19:00Z" w16du:dateUtc="2024-05-06T13:19:00Z">
                  <w:rPr/>
                </w:rPrChange>
              </w:rPr>
            </w:pPr>
            <w:r w:rsidRPr="00800DCA">
              <w:rPr>
                <w:i/>
                <w:sz w:val="20"/>
                <w:szCs w:val="20"/>
                <w:rPrChange w:id="1268" w:author="Mathieu Lucas" w:date="2024-05-06T15:19:00Z" w16du:dateUtc="2024-05-06T13:19:00Z">
                  <w:rPr>
                    <w:i/>
                    <w:szCs w:val="20"/>
                  </w:rPr>
                </w:rPrChange>
              </w:rPr>
              <w:t xml:space="preserve">S </w:t>
            </w:r>
            <w:r w:rsidRPr="00800DCA">
              <w:rPr>
                <w:sz w:val="20"/>
                <w:szCs w:val="20"/>
                <w:rPrChange w:id="1269" w:author="Mathieu Lucas" w:date="2024-05-06T15:19:00Z" w16du:dateUtc="2024-05-06T13:19:00Z">
                  <w:rPr>
                    <w:sz w:val="16"/>
                    <w:szCs w:val="16"/>
                  </w:rPr>
                </w:rPrChange>
              </w:rPr>
              <w:t>(m</w:t>
            </w:r>
            <w:r w:rsidRPr="00800DCA">
              <w:rPr>
                <w:sz w:val="20"/>
                <w:szCs w:val="20"/>
                <w:vertAlign w:val="superscript"/>
                <w:rPrChange w:id="1270" w:author="Mathieu Lucas" w:date="2024-05-06T15:19:00Z" w16du:dateUtc="2024-05-06T13:19:00Z">
                  <w:rPr>
                    <w:sz w:val="16"/>
                    <w:szCs w:val="16"/>
                    <w:vertAlign w:val="superscript"/>
                  </w:rPr>
                </w:rPrChange>
              </w:rPr>
              <w:t>3</w:t>
            </w:r>
            <w:r w:rsidRPr="00800DCA">
              <w:rPr>
                <w:sz w:val="20"/>
                <w:szCs w:val="20"/>
                <w:rPrChange w:id="1271" w:author="Mathieu Lucas" w:date="2024-05-06T15:19:00Z" w16du:dateUtc="2024-05-06T13:19:00Z">
                  <w:rPr>
                    <w:sz w:val="16"/>
                    <w:szCs w:val="16"/>
                  </w:rPr>
                </w:rPrChange>
              </w:rPr>
              <w:t>/s)</w:t>
            </w:r>
          </w:p>
        </w:tc>
        <w:tc>
          <w:tcPr>
            <w:tcW w:w="1276" w:type="dxa"/>
            <w:vAlign w:val="center"/>
            <w:tcPrChange w:id="1272" w:author="Mathieu Lucas" w:date="2024-05-06T15:23:00Z" w16du:dateUtc="2024-05-06T13:23:00Z">
              <w:tcPr>
                <w:tcW w:w="1276" w:type="dxa"/>
              </w:tcPr>
            </w:tcPrChange>
          </w:tcPr>
          <w:p w14:paraId="4240DF51" w14:textId="77777777" w:rsidR="00D624B9" w:rsidRPr="00800DCA" w:rsidRDefault="00D624B9" w:rsidP="00B848CD">
            <w:pPr>
              <w:pStyle w:val="Style1"/>
              <w:tabs>
                <w:tab w:val="left" w:pos="284"/>
              </w:tabs>
              <w:spacing w:after="0" w:line="240" w:lineRule="auto"/>
              <w:jc w:val="center"/>
              <w:rPr>
                <w:sz w:val="20"/>
                <w:szCs w:val="20"/>
                <w:rPrChange w:id="1273" w:author="Mathieu Lucas" w:date="2024-05-06T15:19:00Z" w16du:dateUtc="2024-05-06T13:19:00Z">
                  <w:rPr>
                    <w:sz w:val="18"/>
                    <w:szCs w:val="18"/>
                  </w:rPr>
                </w:rPrChange>
              </w:rPr>
            </w:pPr>
            <w:r w:rsidRPr="00800DCA">
              <w:rPr>
                <w:sz w:val="20"/>
                <w:szCs w:val="20"/>
                <w:rPrChange w:id="1274" w:author="Mathieu Lucas" w:date="2024-05-06T15:19:00Z" w16du:dateUtc="2024-05-06T13:19:00Z">
                  <w:rPr>
                    <w:sz w:val="18"/>
                    <w:szCs w:val="18"/>
                  </w:rPr>
                </w:rPrChange>
              </w:rPr>
              <w:t>/</w:t>
            </w:r>
          </w:p>
        </w:tc>
        <w:tc>
          <w:tcPr>
            <w:tcW w:w="1059" w:type="dxa"/>
            <w:vAlign w:val="center"/>
            <w:tcPrChange w:id="1275" w:author="Mathieu Lucas" w:date="2024-05-06T15:23:00Z" w16du:dateUtc="2024-05-06T13:23:00Z">
              <w:tcPr>
                <w:tcW w:w="1059" w:type="dxa"/>
              </w:tcPr>
            </w:tcPrChange>
          </w:tcPr>
          <w:p w14:paraId="753C4C00" w14:textId="77777777" w:rsidR="00D624B9" w:rsidRPr="00800DCA" w:rsidRDefault="00D624B9" w:rsidP="00B848CD">
            <w:pPr>
              <w:pStyle w:val="Style1"/>
              <w:tabs>
                <w:tab w:val="left" w:pos="284"/>
              </w:tabs>
              <w:spacing w:after="0" w:line="240" w:lineRule="auto"/>
              <w:jc w:val="center"/>
              <w:rPr>
                <w:sz w:val="20"/>
                <w:szCs w:val="20"/>
                <w:rPrChange w:id="1276" w:author="Mathieu Lucas" w:date="2024-05-06T15:19:00Z" w16du:dateUtc="2024-05-06T13:19:00Z">
                  <w:rPr>
                    <w:sz w:val="18"/>
                    <w:szCs w:val="18"/>
                  </w:rPr>
                </w:rPrChange>
              </w:rPr>
            </w:pPr>
            <w:r w:rsidRPr="00800DCA">
              <w:rPr>
                <w:sz w:val="20"/>
                <w:szCs w:val="20"/>
                <w:rPrChange w:id="1277" w:author="Mathieu Lucas" w:date="2024-05-06T15:19:00Z" w16du:dateUtc="2024-05-06T13:19:00Z">
                  <w:rPr>
                    <w:sz w:val="18"/>
                    <w:szCs w:val="18"/>
                  </w:rPr>
                </w:rPrChange>
              </w:rPr>
              <w:t>/</w:t>
            </w:r>
          </w:p>
        </w:tc>
        <w:tc>
          <w:tcPr>
            <w:tcW w:w="1059" w:type="dxa"/>
            <w:vAlign w:val="center"/>
            <w:tcPrChange w:id="1278" w:author="Mathieu Lucas" w:date="2024-05-06T15:23:00Z" w16du:dateUtc="2024-05-06T13:23:00Z">
              <w:tcPr>
                <w:tcW w:w="1059" w:type="dxa"/>
              </w:tcPr>
            </w:tcPrChange>
          </w:tcPr>
          <w:p w14:paraId="253C855A" w14:textId="0B94B20F" w:rsidR="00D624B9" w:rsidRPr="00800DCA" w:rsidRDefault="00D624B9" w:rsidP="00B848CD">
            <w:pPr>
              <w:pStyle w:val="Style1"/>
              <w:tabs>
                <w:tab w:val="left" w:pos="284"/>
              </w:tabs>
              <w:spacing w:after="0" w:line="240" w:lineRule="auto"/>
              <w:jc w:val="center"/>
              <w:rPr>
                <w:sz w:val="20"/>
                <w:szCs w:val="20"/>
                <w:rPrChange w:id="1279" w:author="Mathieu Lucas" w:date="2024-05-06T15:19:00Z" w16du:dateUtc="2024-05-06T13:19:00Z">
                  <w:rPr>
                    <w:sz w:val="18"/>
                    <w:szCs w:val="18"/>
                  </w:rPr>
                </w:rPrChange>
              </w:rPr>
            </w:pPr>
            <w:r w:rsidRPr="00800DCA">
              <w:rPr>
                <w:sz w:val="20"/>
                <w:szCs w:val="20"/>
                <w:rPrChange w:id="1280" w:author="Mathieu Lucas" w:date="2024-05-06T15:19:00Z" w16du:dateUtc="2024-05-06T13:19:00Z">
                  <w:rPr>
                    <w:sz w:val="18"/>
                    <w:szCs w:val="18"/>
                  </w:rPr>
                </w:rPrChange>
              </w:rPr>
              <w:t>9628</w:t>
            </w:r>
          </w:p>
          <w:p w14:paraId="1DD49029" w14:textId="19FFEAA0" w:rsidR="00D624B9" w:rsidRPr="00800DCA" w:rsidRDefault="00D624B9" w:rsidP="00B848CD">
            <w:pPr>
              <w:pStyle w:val="Style1"/>
              <w:tabs>
                <w:tab w:val="left" w:pos="284"/>
              </w:tabs>
              <w:spacing w:after="0" w:line="240" w:lineRule="auto"/>
              <w:jc w:val="center"/>
              <w:rPr>
                <w:sz w:val="20"/>
                <w:szCs w:val="20"/>
                <w:rPrChange w:id="1281" w:author="Mathieu Lucas" w:date="2024-05-06T15:19:00Z" w16du:dateUtc="2024-05-06T13:19:00Z">
                  <w:rPr>
                    <w:sz w:val="18"/>
                    <w:szCs w:val="18"/>
                  </w:rPr>
                </w:rPrChange>
              </w:rPr>
            </w:pPr>
            <w:r w:rsidRPr="00800DCA">
              <w:rPr>
                <w:sz w:val="20"/>
                <w:szCs w:val="20"/>
                <w:rPrChange w:id="1282" w:author="Mathieu Lucas" w:date="2024-05-06T15:19:00Z" w16du:dateUtc="2024-05-06T13:19:00Z">
                  <w:rPr>
                    <w:sz w:val="18"/>
                    <w:szCs w:val="18"/>
                  </w:rPr>
                </w:rPrChange>
              </w:rPr>
              <w:t>± 5%</w:t>
            </w:r>
          </w:p>
        </w:tc>
        <w:tc>
          <w:tcPr>
            <w:tcW w:w="1233" w:type="dxa"/>
            <w:vAlign w:val="center"/>
            <w:tcPrChange w:id="1283" w:author="Mathieu Lucas" w:date="2024-05-06T15:23:00Z" w16du:dateUtc="2024-05-06T13:23:00Z">
              <w:tcPr>
                <w:tcW w:w="1233" w:type="dxa"/>
              </w:tcPr>
            </w:tcPrChange>
          </w:tcPr>
          <w:p w14:paraId="7EAB2CCA" w14:textId="77777777" w:rsidR="00D624B9" w:rsidRPr="00800DCA" w:rsidRDefault="00D624B9" w:rsidP="00B848CD">
            <w:pPr>
              <w:pStyle w:val="Style1"/>
              <w:tabs>
                <w:tab w:val="left" w:pos="284"/>
              </w:tabs>
              <w:spacing w:after="0" w:line="240" w:lineRule="auto"/>
              <w:jc w:val="center"/>
              <w:rPr>
                <w:sz w:val="20"/>
                <w:szCs w:val="20"/>
                <w:rPrChange w:id="1284" w:author="Mathieu Lucas" w:date="2024-05-06T15:19:00Z" w16du:dateUtc="2024-05-06T13:19:00Z">
                  <w:rPr>
                    <w:sz w:val="18"/>
                    <w:szCs w:val="18"/>
                  </w:rPr>
                </w:rPrChange>
              </w:rPr>
            </w:pPr>
            <w:r w:rsidRPr="00800DCA">
              <w:rPr>
                <w:sz w:val="20"/>
                <w:szCs w:val="20"/>
                <w:rPrChange w:id="1285" w:author="Mathieu Lucas" w:date="2024-05-06T15:19:00Z" w16du:dateUtc="2024-05-06T13:19:00Z">
                  <w:rPr>
                    <w:sz w:val="18"/>
                    <w:szCs w:val="18"/>
                  </w:rPr>
                </w:rPrChange>
              </w:rPr>
              <w:t>/</w:t>
            </w:r>
          </w:p>
        </w:tc>
        <w:tc>
          <w:tcPr>
            <w:tcW w:w="1232" w:type="dxa"/>
            <w:vAlign w:val="center"/>
            <w:tcPrChange w:id="1286" w:author="Mathieu Lucas" w:date="2024-05-06T15:23:00Z" w16du:dateUtc="2024-05-06T13:23:00Z">
              <w:tcPr>
                <w:tcW w:w="1232" w:type="dxa"/>
              </w:tcPr>
            </w:tcPrChange>
          </w:tcPr>
          <w:p w14:paraId="07E22E8F" w14:textId="03236E6D" w:rsidR="00D624B9" w:rsidRPr="00800DCA" w:rsidRDefault="00D624B9" w:rsidP="00B848CD">
            <w:pPr>
              <w:pStyle w:val="Style1"/>
              <w:tabs>
                <w:tab w:val="left" w:pos="284"/>
              </w:tabs>
              <w:spacing w:after="0" w:line="240" w:lineRule="auto"/>
              <w:jc w:val="center"/>
              <w:rPr>
                <w:sz w:val="20"/>
                <w:szCs w:val="20"/>
                <w:rPrChange w:id="1287" w:author="Mathieu Lucas" w:date="2024-05-06T15:19:00Z" w16du:dateUtc="2024-05-06T13:19:00Z">
                  <w:rPr>
                    <w:sz w:val="18"/>
                    <w:szCs w:val="18"/>
                  </w:rPr>
                </w:rPrChange>
              </w:rPr>
            </w:pPr>
            <w:r w:rsidRPr="00800DCA">
              <w:rPr>
                <w:sz w:val="20"/>
                <w:szCs w:val="20"/>
                <w:rPrChange w:id="1288" w:author="Mathieu Lucas" w:date="2024-05-06T15:19:00Z" w16du:dateUtc="2024-05-06T13:19:00Z">
                  <w:rPr>
                    <w:sz w:val="18"/>
                    <w:szCs w:val="18"/>
                  </w:rPr>
                </w:rPrChange>
              </w:rPr>
              <w:t>9613</w:t>
            </w:r>
          </w:p>
          <w:p w14:paraId="0B20CA17" w14:textId="0D061F0A" w:rsidR="00D624B9" w:rsidRPr="00800DCA" w:rsidRDefault="00D624B9" w:rsidP="00B848CD">
            <w:pPr>
              <w:pStyle w:val="Style1"/>
              <w:tabs>
                <w:tab w:val="left" w:pos="284"/>
              </w:tabs>
              <w:spacing w:after="0" w:line="240" w:lineRule="auto"/>
              <w:jc w:val="center"/>
              <w:rPr>
                <w:sz w:val="20"/>
                <w:szCs w:val="20"/>
                <w:rPrChange w:id="1289" w:author="Mathieu Lucas" w:date="2024-05-06T15:19:00Z" w16du:dateUtc="2024-05-06T13:19:00Z">
                  <w:rPr>
                    <w:sz w:val="18"/>
                    <w:szCs w:val="18"/>
                  </w:rPr>
                </w:rPrChange>
              </w:rPr>
            </w:pPr>
            <w:r w:rsidRPr="00800DCA">
              <w:rPr>
                <w:sz w:val="20"/>
                <w:szCs w:val="20"/>
                <w:rPrChange w:id="1290" w:author="Mathieu Lucas" w:date="2024-05-06T15:19:00Z" w16du:dateUtc="2024-05-06T13:19:00Z">
                  <w:rPr>
                    <w:sz w:val="18"/>
                    <w:szCs w:val="18"/>
                  </w:rPr>
                </w:rPrChange>
              </w:rPr>
              <w:t>± 6%</w:t>
            </w:r>
          </w:p>
        </w:tc>
        <w:tc>
          <w:tcPr>
            <w:tcW w:w="1233" w:type="dxa"/>
            <w:vAlign w:val="center"/>
            <w:tcPrChange w:id="1291" w:author="Mathieu Lucas" w:date="2024-05-06T15:23:00Z" w16du:dateUtc="2024-05-06T13:23:00Z">
              <w:tcPr>
                <w:tcW w:w="1233" w:type="dxa"/>
              </w:tcPr>
            </w:tcPrChange>
          </w:tcPr>
          <w:p w14:paraId="7764DE3A" w14:textId="566A284A" w:rsidR="00D624B9" w:rsidRPr="00800DCA" w:rsidRDefault="00D624B9" w:rsidP="00B848CD">
            <w:pPr>
              <w:pStyle w:val="Style1"/>
              <w:tabs>
                <w:tab w:val="left" w:pos="284"/>
              </w:tabs>
              <w:spacing w:after="0" w:line="240" w:lineRule="auto"/>
              <w:jc w:val="center"/>
              <w:rPr>
                <w:sz w:val="20"/>
                <w:szCs w:val="20"/>
                <w:rPrChange w:id="1292" w:author="Mathieu Lucas" w:date="2024-05-06T15:19:00Z" w16du:dateUtc="2024-05-06T13:19:00Z">
                  <w:rPr>
                    <w:sz w:val="18"/>
                    <w:szCs w:val="18"/>
                  </w:rPr>
                </w:rPrChange>
              </w:rPr>
            </w:pPr>
            <w:r w:rsidRPr="00800DCA">
              <w:rPr>
                <w:sz w:val="20"/>
                <w:szCs w:val="20"/>
                <w:rPrChange w:id="1293" w:author="Mathieu Lucas" w:date="2024-05-06T15:19:00Z" w16du:dateUtc="2024-05-06T13:19:00Z">
                  <w:rPr>
                    <w:sz w:val="18"/>
                    <w:szCs w:val="18"/>
                  </w:rPr>
                </w:rPrChange>
              </w:rPr>
              <w:t>9386</w:t>
            </w:r>
          </w:p>
          <w:p w14:paraId="0EAF435A" w14:textId="35F50359" w:rsidR="00D624B9" w:rsidRPr="00800DCA" w:rsidRDefault="00D624B9" w:rsidP="00B848CD">
            <w:pPr>
              <w:pStyle w:val="Style1"/>
              <w:tabs>
                <w:tab w:val="left" w:pos="284"/>
              </w:tabs>
              <w:spacing w:after="0" w:line="240" w:lineRule="auto"/>
              <w:jc w:val="center"/>
              <w:rPr>
                <w:sz w:val="20"/>
                <w:szCs w:val="20"/>
                <w:rPrChange w:id="1294" w:author="Mathieu Lucas" w:date="2024-05-06T15:19:00Z" w16du:dateUtc="2024-05-06T13:19:00Z">
                  <w:rPr>
                    <w:sz w:val="18"/>
                    <w:szCs w:val="18"/>
                  </w:rPr>
                </w:rPrChange>
              </w:rPr>
            </w:pPr>
            <w:r w:rsidRPr="00800DCA">
              <w:rPr>
                <w:sz w:val="20"/>
                <w:szCs w:val="20"/>
                <w:rPrChange w:id="1295" w:author="Mathieu Lucas" w:date="2024-05-06T15:19:00Z" w16du:dateUtc="2024-05-06T13:19:00Z">
                  <w:rPr>
                    <w:sz w:val="18"/>
                    <w:szCs w:val="18"/>
                  </w:rPr>
                </w:rPrChange>
              </w:rPr>
              <w:t>± 4%</w:t>
            </w:r>
          </w:p>
        </w:tc>
      </w:tr>
      <w:tr w:rsidR="00D624B9" w:rsidRPr="00800DCA" w14:paraId="53BD5781" w14:textId="74B795EE" w:rsidTr="00B848CD">
        <w:tc>
          <w:tcPr>
            <w:tcW w:w="1271" w:type="dxa"/>
            <w:vMerge/>
            <w:vAlign w:val="center"/>
            <w:tcPrChange w:id="1296" w:author="Mathieu Lucas" w:date="2024-05-06T15:23:00Z" w16du:dateUtc="2024-05-06T13:23:00Z">
              <w:tcPr>
                <w:tcW w:w="1271" w:type="dxa"/>
                <w:vMerge/>
              </w:tcPr>
            </w:tcPrChange>
          </w:tcPr>
          <w:p w14:paraId="15E5D4A4" w14:textId="77777777" w:rsidR="00D624B9" w:rsidRPr="00800DCA" w:rsidRDefault="00D624B9">
            <w:pPr>
              <w:pStyle w:val="Style1"/>
              <w:tabs>
                <w:tab w:val="left" w:pos="284"/>
              </w:tabs>
              <w:spacing w:after="0" w:line="240" w:lineRule="auto"/>
              <w:jc w:val="center"/>
              <w:rPr>
                <w:sz w:val="20"/>
                <w:szCs w:val="20"/>
                <w:rPrChange w:id="1297" w:author="Mathieu Lucas" w:date="2024-05-06T15:19:00Z" w16du:dateUtc="2024-05-06T13:19:00Z">
                  <w:rPr/>
                </w:rPrChange>
              </w:rPr>
              <w:pPrChange w:id="1298" w:author="Mathieu Lucas" w:date="2024-05-06T15:23:00Z" w16du:dateUtc="2024-05-06T13:23:00Z">
                <w:pPr>
                  <w:pStyle w:val="Style1"/>
                  <w:tabs>
                    <w:tab w:val="left" w:pos="284"/>
                  </w:tabs>
                  <w:spacing w:after="0" w:line="240" w:lineRule="auto"/>
                </w:pPr>
              </w:pPrChange>
            </w:pPr>
          </w:p>
        </w:tc>
        <w:tc>
          <w:tcPr>
            <w:tcW w:w="709" w:type="dxa"/>
            <w:vAlign w:val="center"/>
            <w:tcPrChange w:id="1299" w:author="Mathieu Lucas" w:date="2024-05-06T15:23:00Z" w16du:dateUtc="2024-05-06T13:23:00Z">
              <w:tcPr>
                <w:tcW w:w="709" w:type="dxa"/>
              </w:tcPr>
            </w:tcPrChange>
          </w:tcPr>
          <w:p w14:paraId="2D1B4A02" w14:textId="77777777" w:rsidR="00D624B9" w:rsidRPr="00B848CD" w:rsidRDefault="00000000" w:rsidP="00B848CD">
            <w:pPr>
              <w:pStyle w:val="Style1"/>
              <w:tabs>
                <w:tab w:val="left" w:pos="284"/>
              </w:tabs>
              <w:spacing w:after="0" w:line="240" w:lineRule="auto"/>
              <w:jc w:val="center"/>
              <w:rPr>
                <w:sz w:val="20"/>
                <w:szCs w:val="20"/>
                <w:rPrChange w:id="1300" w:author="Mathieu Lucas" w:date="2024-05-06T15:24:00Z" w16du:dateUtc="2024-05-06T13:24:00Z">
                  <w:rPr/>
                </w:rPrChange>
              </w:rPr>
            </w:pPr>
            <m:oMathPara>
              <m:oMathParaPr>
                <m:jc m:val="center"/>
              </m:oMathParaPr>
              <m:oMath>
                <m:sSup>
                  <m:sSupPr>
                    <m:ctrlPr>
                      <w:rPr>
                        <w:rFonts w:ascii="Cambria Math" w:hAnsi="Cambria Math"/>
                        <w:sz w:val="20"/>
                        <w:szCs w:val="20"/>
                      </w:rPr>
                    </m:ctrlPr>
                  </m:sSupPr>
                  <m:e>
                    <m:r>
                      <w:rPr>
                        <w:rFonts w:ascii="Cambria Math" w:hAnsi="Cambria Math"/>
                        <w:sz w:val="20"/>
                        <w:szCs w:val="20"/>
                        <w:rPrChange w:id="1301" w:author="Mathieu Lucas" w:date="2024-05-06T15:19:00Z" w16du:dateUtc="2024-05-06T13:19:00Z">
                          <w:rPr>
                            <w:rFonts w:ascii="Cambria Math" w:hAnsi="Cambria Math"/>
                          </w:rPr>
                        </w:rPrChange>
                      </w:rPr>
                      <m:t>t</m:t>
                    </m:r>
                  </m:e>
                  <m:sup>
                    <m:r>
                      <w:rPr>
                        <w:rFonts w:ascii="Cambria Math" w:hAnsi="Cambria Math"/>
                        <w:sz w:val="20"/>
                        <w:szCs w:val="20"/>
                        <w:rPrChange w:id="1302" w:author="Mathieu Lucas" w:date="2024-05-06T15:19:00Z" w16du:dateUtc="2024-05-06T13:19:00Z">
                          <w:rPr>
                            <w:rFonts w:ascii="Cambria Math" w:hAnsi="Cambria Math"/>
                          </w:rPr>
                        </w:rPrChange>
                      </w:rPr>
                      <m:t>*</m:t>
                    </m:r>
                  </m:sup>
                </m:sSup>
              </m:oMath>
            </m:oMathPara>
          </w:p>
        </w:tc>
        <w:tc>
          <w:tcPr>
            <w:tcW w:w="1276" w:type="dxa"/>
            <w:vAlign w:val="center"/>
            <w:tcPrChange w:id="1303" w:author="Mathieu Lucas" w:date="2024-05-06T15:23:00Z" w16du:dateUtc="2024-05-06T13:23:00Z">
              <w:tcPr>
                <w:tcW w:w="1276" w:type="dxa"/>
              </w:tcPr>
            </w:tcPrChange>
          </w:tcPr>
          <w:p w14:paraId="0AF2F93A" w14:textId="77777777" w:rsidR="00D624B9" w:rsidRPr="00800DCA" w:rsidRDefault="00D624B9" w:rsidP="00B848CD">
            <w:pPr>
              <w:pStyle w:val="Style1"/>
              <w:tabs>
                <w:tab w:val="left" w:pos="284"/>
              </w:tabs>
              <w:spacing w:after="0" w:line="240" w:lineRule="auto"/>
              <w:jc w:val="center"/>
              <w:rPr>
                <w:sz w:val="20"/>
                <w:szCs w:val="20"/>
                <w:rPrChange w:id="1304" w:author="Mathieu Lucas" w:date="2024-05-06T15:19:00Z" w16du:dateUtc="2024-05-06T13:19:00Z">
                  <w:rPr>
                    <w:sz w:val="18"/>
                    <w:szCs w:val="18"/>
                  </w:rPr>
                </w:rPrChange>
              </w:rPr>
            </w:pPr>
            <w:r w:rsidRPr="00800DCA">
              <w:rPr>
                <w:sz w:val="20"/>
                <w:szCs w:val="20"/>
                <w:rPrChange w:id="1305" w:author="Mathieu Lucas" w:date="2024-05-06T15:19:00Z" w16du:dateUtc="2024-05-06T13:19:00Z">
                  <w:rPr>
                    <w:sz w:val="18"/>
                    <w:szCs w:val="18"/>
                  </w:rPr>
                </w:rPrChange>
              </w:rPr>
              <w:t>/</w:t>
            </w:r>
          </w:p>
        </w:tc>
        <w:tc>
          <w:tcPr>
            <w:tcW w:w="1059" w:type="dxa"/>
            <w:vAlign w:val="center"/>
            <w:tcPrChange w:id="1306" w:author="Mathieu Lucas" w:date="2024-05-06T15:23:00Z" w16du:dateUtc="2024-05-06T13:23:00Z">
              <w:tcPr>
                <w:tcW w:w="1059" w:type="dxa"/>
              </w:tcPr>
            </w:tcPrChange>
          </w:tcPr>
          <w:p w14:paraId="62566AA4" w14:textId="77777777" w:rsidR="00D624B9" w:rsidRPr="00800DCA" w:rsidRDefault="00D624B9" w:rsidP="00B848CD">
            <w:pPr>
              <w:pStyle w:val="Style1"/>
              <w:tabs>
                <w:tab w:val="left" w:pos="284"/>
              </w:tabs>
              <w:spacing w:after="0" w:line="240" w:lineRule="auto"/>
              <w:jc w:val="center"/>
              <w:rPr>
                <w:sz w:val="20"/>
                <w:szCs w:val="20"/>
                <w:rPrChange w:id="1307" w:author="Mathieu Lucas" w:date="2024-05-06T15:19:00Z" w16du:dateUtc="2024-05-06T13:19:00Z">
                  <w:rPr>
                    <w:sz w:val="18"/>
                    <w:szCs w:val="18"/>
                  </w:rPr>
                </w:rPrChange>
              </w:rPr>
            </w:pPr>
            <w:r w:rsidRPr="00800DCA">
              <w:rPr>
                <w:sz w:val="20"/>
                <w:szCs w:val="20"/>
                <w:rPrChange w:id="1308" w:author="Mathieu Lucas" w:date="2024-05-06T15:19:00Z" w16du:dateUtc="2024-05-06T13:19:00Z">
                  <w:rPr>
                    <w:sz w:val="18"/>
                    <w:szCs w:val="18"/>
                  </w:rPr>
                </w:rPrChange>
              </w:rPr>
              <w:t>/</w:t>
            </w:r>
          </w:p>
        </w:tc>
        <w:tc>
          <w:tcPr>
            <w:tcW w:w="1059" w:type="dxa"/>
            <w:vAlign w:val="center"/>
            <w:tcPrChange w:id="1309" w:author="Mathieu Lucas" w:date="2024-05-06T15:23:00Z" w16du:dateUtc="2024-05-06T13:23:00Z">
              <w:tcPr>
                <w:tcW w:w="1059" w:type="dxa"/>
              </w:tcPr>
            </w:tcPrChange>
          </w:tcPr>
          <w:p w14:paraId="2845EE72" w14:textId="77777777" w:rsidR="00D624B9" w:rsidRPr="00800DCA" w:rsidRDefault="00D624B9" w:rsidP="00B848CD">
            <w:pPr>
              <w:pStyle w:val="Style1"/>
              <w:tabs>
                <w:tab w:val="left" w:pos="284"/>
              </w:tabs>
              <w:spacing w:after="0" w:line="240" w:lineRule="auto"/>
              <w:jc w:val="center"/>
              <w:rPr>
                <w:sz w:val="20"/>
                <w:szCs w:val="20"/>
                <w:rPrChange w:id="1310" w:author="Mathieu Lucas" w:date="2024-05-06T15:19:00Z" w16du:dateUtc="2024-05-06T13:19:00Z">
                  <w:rPr>
                    <w:sz w:val="18"/>
                    <w:szCs w:val="18"/>
                  </w:rPr>
                </w:rPrChange>
              </w:rPr>
            </w:pPr>
            <w:r w:rsidRPr="00800DCA">
              <w:rPr>
                <w:sz w:val="20"/>
                <w:szCs w:val="20"/>
                <w:rPrChange w:id="1311" w:author="Mathieu Lucas" w:date="2024-05-06T15:19:00Z" w16du:dateUtc="2024-05-06T13:19:00Z">
                  <w:rPr>
                    <w:sz w:val="18"/>
                    <w:szCs w:val="18"/>
                  </w:rPr>
                </w:rPrChange>
              </w:rPr>
              <w:t>/</w:t>
            </w:r>
          </w:p>
        </w:tc>
        <w:tc>
          <w:tcPr>
            <w:tcW w:w="1233" w:type="dxa"/>
            <w:vAlign w:val="center"/>
            <w:tcPrChange w:id="1312" w:author="Mathieu Lucas" w:date="2024-05-06T15:23:00Z" w16du:dateUtc="2024-05-06T13:23:00Z">
              <w:tcPr>
                <w:tcW w:w="1233" w:type="dxa"/>
              </w:tcPr>
            </w:tcPrChange>
          </w:tcPr>
          <w:p w14:paraId="1DD94F3A" w14:textId="32F28FD1" w:rsidR="00D624B9" w:rsidRPr="00800DCA" w:rsidRDefault="00D624B9" w:rsidP="00B848CD">
            <w:pPr>
              <w:pStyle w:val="Style1"/>
              <w:tabs>
                <w:tab w:val="left" w:pos="284"/>
              </w:tabs>
              <w:spacing w:after="0" w:line="240" w:lineRule="auto"/>
              <w:jc w:val="center"/>
              <w:rPr>
                <w:sz w:val="20"/>
                <w:szCs w:val="20"/>
                <w:rPrChange w:id="1313" w:author="Mathieu Lucas" w:date="2024-05-06T15:19:00Z" w16du:dateUtc="2024-05-06T13:19:00Z">
                  <w:rPr>
                    <w:sz w:val="18"/>
                    <w:szCs w:val="18"/>
                  </w:rPr>
                </w:rPrChange>
              </w:rPr>
            </w:pPr>
            <w:r w:rsidRPr="00800DCA">
              <w:rPr>
                <w:sz w:val="20"/>
                <w:szCs w:val="20"/>
                <w:rPrChange w:id="1314" w:author="Mathieu Lucas" w:date="2024-05-06T15:19:00Z" w16du:dateUtc="2024-05-06T13:19:00Z">
                  <w:rPr>
                    <w:sz w:val="18"/>
                    <w:szCs w:val="18"/>
                  </w:rPr>
                </w:rPrChange>
              </w:rPr>
              <w:t>1527</w:t>
            </w:r>
          </w:p>
          <w:p w14:paraId="34C1264F" w14:textId="5DCF0F36" w:rsidR="00D624B9" w:rsidRPr="00800DCA" w:rsidRDefault="00D624B9" w:rsidP="00B848CD">
            <w:pPr>
              <w:pStyle w:val="Style1"/>
              <w:tabs>
                <w:tab w:val="left" w:pos="284"/>
              </w:tabs>
              <w:spacing w:after="0" w:line="240" w:lineRule="auto"/>
              <w:jc w:val="center"/>
              <w:rPr>
                <w:sz w:val="20"/>
                <w:szCs w:val="20"/>
                <w:rPrChange w:id="1315" w:author="Mathieu Lucas" w:date="2024-05-06T15:19:00Z" w16du:dateUtc="2024-05-06T13:19:00Z">
                  <w:rPr>
                    <w:sz w:val="18"/>
                    <w:szCs w:val="18"/>
                  </w:rPr>
                </w:rPrChange>
              </w:rPr>
            </w:pPr>
            <w:r w:rsidRPr="00800DCA">
              <w:rPr>
                <w:sz w:val="20"/>
                <w:szCs w:val="20"/>
                <w:rPrChange w:id="1316" w:author="Mathieu Lucas" w:date="2024-05-06T15:19:00Z" w16du:dateUtc="2024-05-06T13:19:00Z">
                  <w:rPr>
                    <w:sz w:val="18"/>
                    <w:szCs w:val="18"/>
                  </w:rPr>
                </w:rPrChange>
              </w:rPr>
              <w:t>± 3%</w:t>
            </w:r>
          </w:p>
        </w:tc>
        <w:tc>
          <w:tcPr>
            <w:tcW w:w="1232" w:type="dxa"/>
            <w:vAlign w:val="center"/>
            <w:tcPrChange w:id="1317" w:author="Mathieu Lucas" w:date="2024-05-06T15:23:00Z" w16du:dateUtc="2024-05-06T13:23:00Z">
              <w:tcPr>
                <w:tcW w:w="1232" w:type="dxa"/>
              </w:tcPr>
            </w:tcPrChange>
          </w:tcPr>
          <w:p w14:paraId="70E76E0D" w14:textId="259EAEB8" w:rsidR="00D624B9" w:rsidRPr="00800DCA" w:rsidRDefault="00D624B9" w:rsidP="00B848CD">
            <w:pPr>
              <w:pStyle w:val="Style1"/>
              <w:tabs>
                <w:tab w:val="left" w:pos="284"/>
              </w:tabs>
              <w:spacing w:after="0" w:line="240" w:lineRule="auto"/>
              <w:jc w:val="center"/>
              <w:rPr>
                <w:sz w:val="20"/>
                <w:szCs w:val="20"/>
                <w:rPrChange w:id="1318" w:author="Mathieu Lucas" w:date="2024-05-06T15:19:00Z" w16du:dateUtc="2024-05-06T13:19:00Z">
                  <w:rPr>
                    <w:sz w:val="18"/>
                    <w:szCs w:val="18"/>
                  </w:rPr>
                </w:rPrChange>
              </w:rPr>
            </w:pPr>
            <w:r w:rsidRPr="00800DCA">
              <w:rPr>
                <w:sz w:val="20"/>
                <w:szCs w:val="20"/>
                <w:rPrChange w:id="1319" w:author="Mathieu Lucas" w:date="2024-05-06T15:19:00Z" w16du:dateUtc="2024-05-06T13:19:00Z">
                  <w:rPr>
                    <w:sz w:val="18"/>
                    <w:szCs w:val="18"/>
                  </w:rPr>
                </w:rPrChange>
              </w:rPr>
              <w:t>1529</w:t>
            </w:r>
          </w:p>
          <w:p w14:paraId="7975E241" w14:textId="11F854E3" w:rsidR="00D624B9" w:rsidRPr="00800DCA" w:rsidRDefault="00D624B9" w:rsidP="00B848CD">
            <w:pPr>
              <w:pStyle w:val="Style1"/>
              <w:tabs>
                <w:tab w:val="left" w:pos="284"/>
              </w:tabs>
              <w:spacing w:after="0" w:line="240" w:lineRule="auto"/>
              <w:jc w:val="center"/>
              <w:rPr>
                <w:sz w:val="20"/>
                <w:szCs w:val="20"/>
                <w:rPrChange w:id="1320" w:author="Mathieu Lucas" w:date="2024-05-06T15:19:00Z" w16du:dateUtc="2024-05-06T13:19:00Z">
                  <w:rPr>
                    <w:sz w:val="18"/>
                    <w:szCs w:val="18"/>
                  </w:rPr>
                </w:rPrChange>
              </w:rPr>
            </w:pPr>
            <w:r w:rsidRPr="00800DCA">
              <w:rPr>
                <w:sz w:val="20"/>
                <w:szCs w:val="20"/>
                <w:rPrChange w:id="1321" w:author="Mathieu Lucas" w:date="2024-05-06T15:19:00Z" w16du:dateUtc="2024-05-06T13:19:00Z">
                  <w:rPr>
                    <w:sz w:val="18"/>
                    <w:szCs w:val="18"/>
                  </w:rPr>
                </w:rPrChange>
              </w:rPr>
              <w:t>± 4%</w:t>
            </w:r>
          </w:p>
        </w:tc>
        <w:tc>
          <w:tcPr>
            <w:tcW w:w="1233" w:type="dxa"/>
            <w:vAlign w:val="center"/>
            <w:tcPrChange w:id="1322" w:author="Mathieu Lucas" w:date="2024-05-06T15:23:00Z" w16du:dateUtc="2024-05-06T13:23:00Z">
              <w:tcPr>
                <w:tcW w:w="1233" w:type="dxa"/>
              </w:tcPr>
            </w:tcPrChange>
          </w:tcPr>
          <w:p w14:paraId="7F182F9F" w14:textId="7A1B59B7" w:rsidR="00D624B9" w:rsidRPr="00800DCA" w:rsidRDefault="00D624B9" w:rsidP="00B848CD">
            <w:pPr>
              <w:pStyle w:val="Style1"/>
              <w:tabs>
                <w:tab w:val="left" w:pos="284"/>
              </w:tabs>
              <w:spacing w:after="0" w:line="240" w:lineRule="auto"/>
              <w:jc w:val="center"/>
              <w:rPr>
                <w:sz w:val="20"/>
                <w:szCs w:val="20"/>
                <w:rPrChange w:id="1323" w:author="Mathieu Lucas" w:date="2024-05-06T15:19:00Z" w16du:dateUtc="2024-05-06T13:19:00Z">
                  <w:rPr>
                    <w:sz w:val="18"/>
                    <w:szCs w:val="18"/>
                  </w:rPr>
                </w:rPrChange>
              </w:rPr>
            </w:pPr>
            <w:r w:rsidRPr="00800DCA">
              <w:rPr>
                <w:sz w:val="20"/>
                <w:szCs w:val="20"/>
                <w:rPrChange w:id="1324" w:author="Mathieu Lucas" w:date="2024-05-06T15:19:00Z" w16du:dateUtc="2024-05-06T13:19:00Z">
                  <w:rPr>
                    <w:sz w:val="18"/>
                    <w:szCs w:val="18"/>
                  </w:rPr>
                </w:rPrChange>
              </w:rPr>
              <w:t>1526</w:t>
            </w:r>
          </w:p>
          <w:p w14:paraId="41FFBB2E" w14:textId="4D391723" w:rsidR="00D624B9" w:rsidRPr="00800DCA" w:rsidRDefault="00D624B9" w:rsidP="00B848CD">
            <w:pPr>
              <w:pStyle w:val="Style1"/>
              <w:tabs>
                <w:tab w:val="left" w:pos="284"/>
              </w:tabs>
              <w:spacing w:after="0" w:line="240" w:lineRule="auto"/>
              <w:jc w:val="center"/>
              <w:rPr>
                <w:sz w:val="20"/>
                <w:szCs w:val="20"/>
                <w:rPrChange w:id="1325" w:author="Mathieu Lucas" w:date="2024-05-06T15:19:00Z" w16du:dateUtc="2024-05-06T13:19:00Z">
                  <w:rPr>
                    <w:sz w:val="18"/>
                    <w:szCs w:val="18"/>
                  </w:rPr>
                </w:rPrChange>
              </w:rPr>
            </w:pPr>
            <w:r w:rsidRPr="00800DCA">
              <w:rPr>
                <w:sz w:val="20"/>
                <w:szCs w:val="20"/>
                <w:rPrChange w:id="1326" w:author="Mathieu Lucas" w:date="2024-05-06T15:19:00Z" w16du:dateUtc="2024-05-06T13:19:00Z">
                  <w:rPr>
                    <w:sz w:val="18"/>
                    <w:szCs w:val="18"/>
                  </w:rPr>
                </w:rPrChange>
              </w:rPr>
              <w:t>± 1%</w:t>
            </w:r>
          </w:p>
        </w:tc>
      </w:tr>
    </w:tbl>
    <w:p w14:paraId="514C6139" w14:textId="089600D6" w:rsidR="00EA7F68" w:rsidRPr="00FC3C81" w:rsidDel="005D2921" w:rsidRDefault="00961355" w:rsidP="000E3541">
      <w:pPr>
        <w:pStyle w:val="Style1"/>
        <w:spacing w:before="120"/>
        <w:rPr>
          <w:del w:id="1327" w:author="Mathieu Lucas" w:date="2024-05-06T15:26:00Z" w16du:dateUtc="2024-05-06T13:26:00Z"/>
        </w:rPr>
      </w:pPr>
      <w:r w:rsidRPr="00FC3C81">
        <w:t>T</w:t>
      </w:r>
      <w:r w:rsidR="00BE455D" w:rsidRPr="00FC3C81">
        <w:t xml:space="preserve">he results with a mixed sample on the 1500-2020 period </w:t>
      </w:r>
      <w:r w:rsidRPr="00FC3C81">
        <w:t>show that the</w:t>
      </w:r>
      <w:r w:rsidR="00BE455D" w:rsidRPr="00FC3C81">
        <w:t xml:space="preserve"> uncertainty on </w:t>
      </w:r>
      <w:r w:rsidR="00BE455D" w:rsidRPr="00FC3C81">
        <w:rPr>
          <w:i/>
        </w:rPr>
        <w:t>Q100</w:t>
      </w:r>
      <w:r w:rsidR="00BE455D" w:rsidRPr="00FC3C81">
        <w:t xml:space="preserve"> and </w:t>
      </w:r>
      <w:r w:rsidR="00BE455D" w:rsidRPr="00FC3C81">
        <w:rPr>
          <w:i/>
        </w:rPr>
        <w:t>Q1000</w:t>
      </w:r>
      <w:r w:rsidR="00BE455D" w:rsidRPr="00FC3C81">
        <w:t xml:space="preserve"> floods </w:t>
      </w:r>
      <w:r w:rsidR="00BE455D" w:rsidRPr="003D20D3">
        <w:t>(</w:t>
      </w:r>
      <w:ins w:id="1328" w:author="Mathieu Lucas" w:date="2024-05-06T16:34:00Z" w16du:dateUtc="2024-05-06T14:34:00Z">
        <w:r w:rsidR="003D20D3" w:rsidRPr="003D20D3">
          <w:fldChar w:fldCharType="begin"/>
        </w:r>
        <w:r w:rsidR="003D20D3" w:rsidRPr="003D20D3">
          <w:instrText xml:space="preserve"> REF _Ref165905713 \h </w:instrText>
        </w:r>
      </w:ins>
      <w:r w:rsidR="003D20D3">
        <w:instrText xml:space="preserve"> \* MERGEFORMAT </w:instrText>
      </w:r>
      <w:r w:rsidR="003D20D3" w:rsidRPr="003D20D3">
        <w:fldChar w:fldCharType="separate"/>
      </w:r>
      <w:ins w:id="1329" w:author="Mathieu Lucas" w:date="2024-05-06T17:08:00Z" w16du:dateUtc="2024-05-06T15:08:00Z">
        <w:r w:rsidR="007A5054" w:rsidRPr="007A5054">
          <w:rPr>
            <w:rPrChange w:id="1330" w:author="Mathieu Lucas" w:date="2024-05-06T17:08:00Z" w16du:dateUtc="2024-05-06T15:08:00Z">
              <w:rPr>
                <w:b/>
                <w:bCs/>
              </w:rPr>
            </w:rPrChange>
          </w:rPr>
          <w:t xml:space="preserve">Figure </w:t>
        </w:r>
        <w:r w:rsidR="007A5054" w:rsidRPr="007A5054">
          <w:rPr>
            <w:noProof/>
            <w:rPrChange w:id="1331" w:author="Mathieu Lucas" w:date="2024-05-06T17:08:00Z" w16du:dateUtc="2024-05-06T15:08:00Z">
              <w:rPr>
                <w:noProof/>
                <w:sz w:val="20"/>
                <w:szCs w:val="20"/>
              </w:rPr>
            </w:rPrChange>
          </w:rPr>
          <w:t>6</w:t>
        </w:r>
      </w:ins>
      <w:ins w:id="1332" w:author="Mathieu Lucas" w:date="2024-05-06T16:34:00Z" w16du:dateUtc="2024-05-06T14:34:00Z">
        <w:r w:rsidR="003D20D3" w:rsidRPr="003D20D3">
          <w:fldChar w:fldCharType="end"/>
        </w:r>
      </w:ins>
      <w:ins w:id="1333" w:author="Mathieu Lucas" w:date="2024-05-06T16:35:00Z" w16du:dateUtc="2024-05-06T14:35:00Z">
        <w:r w:rsidR="003D20D3" w:rsidRPr="003D20D3">
          <w:t>a)</w:t>
        </w:r>
      </w:ins>
      <w:del w:id="1334" w:author="Mathieu Lucas" w:date="2024-05-06T16:34:00Z" w16du:dateUtc="2024-05-06T14:34:00Z">
        <w:r w:rsidRPr="00FC3C81" w:rsidDel="003D20D3">
          <w:fldChar w:fldCharType="begin"/>
        </w:r>
        <w:r w:rsidRPr="00FC3C81" w:rsidDel="003D20D3">
          <w:delInstrText xml:space="preserve"> REF _Ref142577452 </w:delInstrText>
        </w:r>
        <w:r w:rsidRPr="00FC3C81" w:rsidDel="003D20D3">
          <w:fldChar w:fldCharType="separate"/>
        </w:r>
        <w:r w:rsidR="00EC3AA6" w:rsidRPr="00FC3C81" w:rsidDel="003D20D3">
          <w:rPr>
            <w:bCs/>
            <w:i/>
          </w:rPr>
          <w:delText xml:space="preserve">Figure </w:delText>
        </w:r>
        <w:r w:rsidR="00EC3AA6" w:rsidRPr="00FC3C81" w:rsidDel="003D20D3">
          <w:rPr>
            <w:bCs/>
            <w:i/>
            <w:noProof/>
          </w:rPr>
          <w:delText>9</w:delText>
        </w:r>
        <w:r w:rsidRPr="00FC3C81" w:rsidDel="003D20D3">
          <w:fldChar w:fldCharType="end"/>
        </w:r>
        <w:r w:rsidR="00BE455D" w:rsidRPr="00FC3C81" w:rsidDel="003D20D3">
          <w:delText>)</w:delText>
        </w:r>
      </w:del>
      <w:r w:rsidR="00BE455D" w:rsidRPr="00FC3C81">
        <w:t xml:space="preserve"> is lower than </w:t>
      </w:r>
      <w:r w:rsidRPr="00FC3C81">
        <w:t xml:space="preserve">with </w:t>
      </w:r>
      <w:r w:rsidR="00BE455D" w:rsidRPr="00FC3C81">
        <w:t xml:space="preserve">AMAX values on </w:t>
      </w:r>
      <w:r w:rsidRPr="00FC3C81">
        <w:t xml:space="preserve">the </w:t>
      </w:r>
      <w:r w:rsidR="00BE455D" w:rsidRPr="00FC3C81">
        <w:t>1816-2020</w:t>
      </w:r>
      <w:r w:rsidRPr="00FC3C81">
        <w:t xml:space="preserve"> period</w:t>
      </w:r>
      <w:r w:rsidR="00BE455D" w:rsidRPr="00FC3C81">
        <w:t xml:space="preserve"> for models assuming a known perception threshold (</w:t>
      </w:r>
      <w:r w:rsidR="00666380" w:rsidRPr="00FC3C81">
        <w:rPr>
          <w:i/>
        </w:rPr>
        <w:t>m</w:t>
      </w:r>
      <w:r w:rsidR="00BE455D" w:rsidRPr="00FC3C81">
        <w:rPr>
          <w:i/>
        </w:rPr>
        <w:t>odels A</w:t>
      </w:r>
      <w:r w:rsidR="00BE455D" w:rsidRPr="00FC3C81">
        <w:t xml:space="preserve"> and </w:t>
      </w:r>
      <w:r w:rsidR="00BE455D" w:rsidRPr="00FC3C81">
        <w:rPr>
          <w:i/>
        </w:rPr>
        <w:t>C</w:t>
      </w:r>
      <w:r w:rsidRPr="00FC3C81">
        <w:t>)</w:t>
      </w:r>
      <w:r w:rsidR="00BE455D" w:rsidRPr="00FC3C81">
        <w:t xml:space="preserve">. For </w:t>
      </w:r>
      <w:r w:rsidRPr="00FC3C81">
        <w:t xml:space="preserve">these two </w:t>
      </w:r>
      <w:r w:rsidR="00BE455D" w:rsidRPr="00FC3C81">
        <w:rPr>
          <w:i/>
          <w:iCs/>
        </w:rPr>
        <w:t>models A</w:t>
      </w:r>
      <w:r w:rsidR="00BE455D" w:rsidRPr="00FC3C81">
        <w:t xml:space="preserve"> and </w:t>
      </w:r>
      <w:r w:rsidR="00BE455D" w:rsidRPr="00FC3C81">
        <w:rPr>
          <w:i/>
          <w:iCs/>
        </w:rPr>
        <w:t>C</w:t>
      </w:r>
      <w:r w:rsidR="00BE455D" w:rsidRPr="00FC3C81">
        <w:t xml:space="preserve">, the </w:t>
      </w:r>
      <w:r w:rsidR="00BE455D" w:rsidRPr="00FC3C81">
        <w:rPr>
          <w:i/>
        </w:rPr>
        <w:t>maxpost</w:t>
      </w:r>
      <w:r w:rsidR="00BE455D" w:rsidRPr="00FC3C81">
        <w:t xml:space="preserve"> quantiles are also slightly lower (by around 5%) than </w:t>
      </w:r>
      <w:r w:rsidRPr="00FC3C81">
        <w:t xml:space="preserve">with AMAX values on the </w:t>
      </w:r>
      <w:r w:rsidRPr="00FC3C81">
        <w:lastRenderedPageBreak/>
        <w:t xml:space="preserve">1816-2020 period </w:t>
      </w:r>
      <w:r w:rsidR="00BE455D" w:rsidRPr="00C81C5B">
        <w:rPr>
          <w:color w:val="auto"/>
          <w:rPrChange w:id="1335" w:author="Mathieu Lucas" w:date="2024-05-06T17:02:00Z" w16du:dateUtc="2024-05-06T15:02:00Z">
            <w:rPr/>
          </w:rPrChange>
        </w:rPr>
        <w:t>(</w:t>
      </w:r>
      <w:ins w:id="1336" w:author="Mathieu Lucas" w:date="2024-05-06T17:02:00Z" w16du:dateUtc="2024-05-06T15:02:00Z">
        <w:r w:rsidR="00C81C5B" w:rsidRPr="00C81C5B">
          <w:rPr>
            <w:color w:val="auto"/>
            <w:rPrChange w:id="1337" w:author="Mathieu Lucas" w:date="2024-05-06T17:02:00Z" w16du:dateUtc="2024-05-06T15:02:00Z">
              <w:rPr/>
            </w:rPrChange>
          </w:rPr>
          <w:fldChar w:fldCharType="begin"/>
        </w:r>
        <w:r w:rsidR="00C81C5B" w:rsidRPr="00C81C5B">
          <w:rPr>
            <w:color w:val="auto"/>
            <w:rPrChange w:id="1338" w:author="Mathieu Lucas" w:date="2024-05-06T17:02:00Z" w16du:dateUtc="2024-05-06T15:02:00Z">
              <w:rPr/>
            </w:rPrChange>
          </w:rPr>
          <w:instrText xml:space="preserve"> REF _Ref165905713 \h </w:instrText>
        </w:r>
        <w:r w:rsidR="00C81C5B" w:rsidRPr="00C81C5B">
          <w:rPr>
            <w:color w:val="auto"/>
            <w:rPrChange w:id="1339" w:author="Mathieu Lucas" w:date="2024-05-06T17:02:00Z" w16du:dateUtc="2024-05-06T15:02:00Z">
              <w:rPr/>
            </w:rPrChange>
          </w:rPr>
        </w:r>
      </w:ins>
      <w:r w:rsidR="00C81C5B" w:rsidRPr="00C81C5B">
        <w:rPr>
          <w:color w:val="auto"/>
          <w:rPrChange w:id="1340" w:author="Mathieu Lucas" w:date="2024-05-06T17:02:00Z" w16du:dateUtc="2024-05-06T15:02:00Z">
            <w:rPr>
              <w:b/>
              <w:bCs/>
            </w:rPr>
          </w:rPrChange>
        </w:rPr>
        <w:instrText xml:space="preserve"> \* MERGEFORMAT </w:instrText>
      </w:r>
      <w:r w:rsidR="00C81C5B" w:rsidRPr="00C81C5B">
        <w:rPr>
          <w:color w:val="auto"/>
          <w:rPrChange w:id="1341" w:author="Mathieu Lucas" w:date="2024-05-06T17:02:00Z" w16du:dateUtc="2024-05-06T15:02:00Z">
            <w:rPr/>
          </w:rPrChange>
        </w:rPr>
        <w:fldChar w:fldCharType="separate"/>
      </w:r>
      <w:ins w:id="1342" w:author="Mathieu Lucas" w:date="2024-05-06T17:08:00Z" w16du:dateUtc="2024-05-06T15:08:00Z">
        <w:r w:rsidR="007A5054" w:rsidRPr="007A5054">
          <w:rPr>
            <w:color w:val="auto"/>
            <w:rPrChange w:id="1343" w:author="Mathieu Lucas" w:date="2024-05-06T17:08:00Z" w16du:dateUtc="2024-05-06T15:08:00Z">
              <w:rPr>
                <w:b/>
                <w:bCs/>
              </w:rPr>
            </w:rPrChange>
          </w:rPr>
          <w:t xml:space="preserve">Figure </w:t>
        </w:r>
        <w:r w:rsidR="007A5054" w:rsidRPr="007A5054">
          <w:rPr>
            <w:noProof/>
            <w:color w:val="auto"/>
            <w:rPrChange w:id="1344" w:author="Mathieu Lucas" w:date="2024-05-06T17:08:00Z" w16du:dateUtc="2024-05-06T15:08:00Z">
              <w:rPr>
                <w:noProof/>
                <w:sz w:val="20"/>
                <w:szCs w:val="20"/>
              </w:rPr>
            </w:rPrChange>
          </w:rPr>
          <w:t>6</w:t>
        </w:r>
      </w:ins>
      <w:ins w:id="1345" w:author="Mathieu Lucas" w:date="2024-05-06T17:02:00Z" w16du:dateUtc="2024-05-06T15:02:00Z">
        <w:r w:rsidR="00C81C5B" w:rsidRPr="00C81C5B">
          <w:rPr>
            <w:color w:val="auto"/>
            <w:rPrChange w:id="1346" w:author="Mathieu Lucas" w:date="2024-05-06T17:02:00Z" w16du:dateUtc="2024-05-06T15:02:00Z">
              <w:rPr/>
            </w:rPrChange>
          </w:rPr>
          <w:fldChar w:fldCharType="end"/>
        </w:r>
        <w:r w:rsidR="00C81C5B" w:rsidRPr="00C81C5B">
          <w:rPr>
            <w:color w:val="auto"/>
            <w:rPrChange w:id="1347" w:author="Mathieu Lucas" w:date="2024-05-06T17:02:00Z" w16du:dateUtc="2024-05-06T15:02:00Z">
              <w:rPr/>
            </w:rPrChange>
          </w:rPr>
          <w:t>a</w:t>
        </w:r>
      </w:ins>
      <w:del w:id="1348" w:author="Mathieu Lucas" w:date="2024-05-03T15:04:00Z" w16du:dateUtc="2024-05-03T13:04:00Z">
        <w:r w:rsidR="00BE455D" w:rsidRPr="00C81C5B" w:rsidDel="00E7594F">
          <w:rPr>
            <w:color w:val="auto"/>
            <w:rPrChange w:id="1349" w:author="Mathieu Lucas" w:date="2024-05-06T17:02:00Z" w16du:dateUtc="2024-05-06T15:02:00Z">
              <w:rPr/>
            </w:rPrChange>
          </w:rPr>
          <w:fldChar w:fldCharType="begin"/>
        </w:r>
        <w:r w:rsidR="00BE455D" w:rsidRPr="00C81C5B" w:rsidDel="00E7594F">
          <w:rPr>
            <w:color w:val="auto"/>
            <w:rPrChange w:id="1350" w:author="Mathieu Lucas" w:date="2024-05-06T17:02:00Z" w16du:dateUtc="2024-05-06T15:02:00Z">
              <w:rPr/>
            </w:rPrChange>
          </w:rPr>
          <w:delInstrText>REF _Ref142577637 \h</w:delInstrText>
        </w:r>
        <w:r w:rsidR="00BE455D" w:rsidRPr="00C81C5B" w:rsidDel="00E7594F">
          <w:rPr>
            <w:color w:val="auto"/>
            <w:rPrChange w:id="1351" w:author="Mathieu Lucas" w:date="2024-05-06T17:02:00Z" w16du:dateUtc="2024-05-06T15:02:00Z">
              <w:rPr/>
            </w:rPrChange>
          </w:rPr>
        </w:r>
      </w:del>
      <w:r w:rsidR="00C81C5B" w:rsidRPr="00C81C5B">
        <w:rPr>
          <w:color w:val="auto"/>
          <w:rPrChange w:id="1352" w:author="Mathieu Lucas" w:date="2024-05-06T17:02:00Z" w16du:dateUtc="2024-05-06T15:02:00Z">
            <w:rPr>
              <w:b/>
              <w:bCs/>
            </w:rPr>
          </w:rPrChange>
        </w:rPr>
        <w:instrText xml:space="preserve"> \* MERGEFORMAT </w:instrText>
      </w:r>
      <w:del w:id="1353" w:author="Mathieu Lucas" w:date="2024-05-03T15:04:00Z" w16du:dateUtc="2024-05-03T13:04:00Z">
        <w:r w:rsidR="00BE455D" w:rsidRPr="00C81C5B" w:rsidDel="00E7594F">
          <w:rPr>
            <w:color w:val="auto"/>
            <w:rPrChange w:id="1354" w:author="Mathieu Lucas" w:date="2024-05-06T17:02:00Z" w16du:dateUtc="2024-05-06T15:02:00Z">
              <w:rPr/>
            </w:rPrChange>
          </w:rPr>
          <w:fldChar w:fldCharType="separate"/>
        </w:r>
        <w:r w:rsidR="00EC3AA6" w:rsidRPr="00C81C5B" w:rsidDel="00E7594F">
          <w:rPr>
            <w:i/>
            <w:color w:val="auto"/>
            <w:rPrChange w:id="1355" w:author="Mathieu Lucas" w:date="2024-05-06T17:02:00Z" w16du:dateUtc="2024-05-06T15:02:00Z">
              <w:rPr>
                <w:i/>
              </w:rPr>
            </w:rPrChange>
          </w:rPr>
          <w:delText xml:space="preserve">Table </w:delText>
        </w:r>
        <w:r w:rsidR="00EC3AA6" w:rsidRPr="00C81C5B" w:rsidDel="00E7594F">
          <w:rPr>
            <w:i/>
            <w:noProof/>
            <w:color w:val="auto"/>
            <w:rPrChange w:id="1356" w:author="Mathieu Lucas" w:date="2024-05-06T17:02:00Z" w16du:dateUtc="2024-05-06T15:02:00Z">
              <w:rPr>
                <w:i/>
                <w:noProof/>
              </w:rPr>
            </w:rPrChange>
          </w:rPr>
          <w:delText>2</w:delText>
        </w:r>
        <w:r w:rsidR="00BE455D" w:rsidRPr="00C81C5B" w:rsidDel="00E7594F">
          <w:rPr>
            <w:color w:val="auto"/>
            <w:rPrChange w:id="1357" w:author="Mathieu Lucas" w:date="2024-05-06T17:02:00Z" w16du:dateUtc="2024-05-06T15:02:00Z">
              <w:rPr/>
            </w:rPrChange>
          </w:rPr>
          <w:fldChar w:fldCharType="end"/>
        </w:r>
      </w:del>
      <w:ins w:id="1358" w:author="Mathieu Lucas" w:date="2024-05-03T15:04:00Z" w16du:dateUtc="2024-05-03T13:04:00Z">
        <w:r w:rsidR="00E7594F" w:rsidRPr="00C81C5B">
          <w:rPr>
            <w:color w:val="auto"/>
            <w:rPrChange w:id="1359" w:author="Mathieu Lucas" w:date="2024-05-06T17:02:00Z" w16du:dateUtc="2024-05-06T15:02:00Z">
              <w:rPr/>
            </w:rPrChange>
          </w:rPr>
          <w:fldChar w:fldCharType="begin"/>
        </w:r>
        <w:r w:rsidR="00E7594F" w:rsidRPr="00C81C5B">
          <w:rPr>
            <w:color w:val="auto"/>
            <w:rPrChange w:id="1360" w:author="Mathieu Lucas" w:date="2024-05-06T17:02:00Z" w16du:dateUtc="2024-05-06T15:02:00Z">
              <w:rPr/>
            </w:rPrChange>
          </w:rPr>
          <w:instrText>REF _Ref142577637 \h</w:instrText>
        </w:r>
      </w:ins>
      <w:r w:rsidR="00E7594F" w:rsidRPr="00C81C5B">
        <w:rPr>
          <w:color w:val="auto"/>
          <w:rPrChange w:id="1361" w:author="Mathieu Lucas" w:date="2024-05-06T17:02:00Z" w16du:dateUtc="2024-05-06T15:02:00Z">
            <w:rPr/>
          </w:rPrChange>
        </w:rPr>
      </w:r>
      <w:r w:rsidR="00C81C5B" w:rsidRPr="00C81C5B">
        <w:rPr>
          <w:color w:val="auto"/>
          <w:rPrChange w:id="1362" w:author="Mathieu Lucas" w:date="2024-05-06T17:02:00Z" w16du:dateUtc="2024-05-06T15:02:00Z">
            <w:rPr>
              <w:b/>
              <w:bCs/>
            </w:rPr>
          </w:rPrChange>
        </w:rPr>
        <w:instrText xml:space="preserve"> \* MERGEFORMAT </w:instrText>
      </w:r>
      <w:ins w:id="1363" w:author="Mathieu Lucas" w:date="2024-05-03T15:04:00Z" w16du:dateUtc="2024-05-03T13:04:00Z">
        <w:r w:rsidR="00E7594F" w:rsidRPr="00C81C5B">
          <w:rPr>
            <w:color w:val="auto"/>
            <w:rPrChange w:id="1364" w:author="Mathieu Lucas" w:date="2024-05-06T17:02:00Z" w16du:dateUtc="2024-05-06T15:02:00Z">
              <w:rPr/>
            </w:rPrChange>
          </w:rPr>
          <w:fldChar w:fldCharType="end"/>
        </w:r>
      </w:ins>
      <w:r w:rsidR="00BE455D" w:rsidRPr="00C81C5B">
        <w:rPr>
          <w:color w:val="auto"/>
          <w:rPrChange w:id="1365" w:author="Mathieu Lucas" w:date="2024-05-06T17:02:00Z" w16du:dateUtc="2024-05-06T15:02:00Z">
            <w:rPr/>
          </w:rPrChange>
        </w:rPr>
        <w:t xml:space="preserve">). </w:t>
      </w:r>
      <w:r w:rsidR="00BE455D" w:rsidRPr="00FC3C81">
        <w:t xml:space="preserve">In the same way as with </w:t>
      </w:r>
      <w:r w:rsidRPr="00FC3C81">
        <w:t>sub</w:t>
      </w:r>
      <w:r w:rsidR="00BE455D" w:rsidRPr="00FC3C81">
        <w:t>sample</w:t>
      </w:r>
      <w:r w:rsidRPr="00FC3C81">
        <w:t>s on section 4</w:t>
      </w:r>
      <w:r w:rsidR="00BE455D" w:rsidRPr="00FC3C81">
        <w:t xml:space="preserve">, this suggests that </w:t>
      </w:r>
      <w:del w:id="1366" w:author="Mathieu Lucas" w:date="2024-04-29T17:05:00Z" w16du:dateUtc="2024-04-29T15:05:00Z">
        <w:r w:rsidR="00BE455D" w:rsidRPr="00FC3C81" w:rsidDel="00241DB4">
          <w:delText>poorly knowing</w:delText>
        </w:r>
      </w:del>
      <w:ins w:id="1367" w:author="Mathieu Lucas" w:date="2024-04-29T17:05:00Z" w16du:dateUtc="2024-04-29T15:05:00Z">
        <w:r w:rsidR="00241DB4" w:rsidRPr="00FC3C81">
          <w:t>poor knowledge of</w:t>
        </w:r>
      </w:ins>
      <w:r w:rsidR="00BE455D" w:rsidRPr="00FC3C81">
        <w:t xml:space="preserve"> the perception threshold (</w:t>
      </w:r>
      <w:r w:rsidR="00666380" w:rsidRPr="00FC3C81">
        <w:rPr>
          <w:i/>
        </w:rPr>
        <w:t>m</w:t>
      </w:r>
      <w:r w:rsidR="00BE455D" w:rsidRPr="00FC3C81">
        <w:rPr>
          <w:i/>
        </w:rPr>
        <w:t>odels</w:t>
      </w:r>
      <w:r w:rsidR="00BE455D" w:rsidRPr="00FC3C81">
        <w:t xml:space="preserve"> </w:t>
      </w:r>
      <w:r w:rsidR="00BE455D" w:rsidRPr="00FC3C81">
        <w:rPr>
          <w:i/>
        </w:rPr>
        <w:t>B</w:t>
      </w:r>
      <w:r w:rsidR="00BE455D" w:rsidRPr="00FC3C81">
        <w:t xml:space="preserve"> and </w:t>
      </w:r>
      <w:r w:rsidR="00BE455D" w:rsidRPr="00FC3C81">
        <w:rPr>
          <w:i/>
        </w:rPr>
        <w:t>D</w:t>
      </w:r>
      <w:r w:rsidR="00BE455D" w:rsidRPr="00FC3C81">
        <w:t xml:space="preserve">) is more detrimental to the precision of estimated quantiles than </w:t>
      </w:r>
      <w:del w:id="1368" w:author="Mathieu Lucas" w:date="2024-04-29T17:05:00Z" w16du:dateUtc="2024-04-29T15:05:00Z">
        <w:r w:rsidR="00BE455D" w:rsidRPr="00FC3C81" w:rsidDel="00241DB4">
          <w:delText>poorly knowing</w:delText>
        </w:r>
      </w:del>
      <w:ins w:id="1369" w:author="Mathieu Lucas" w:date="2024-04-29T17:05:00Z" w16du:dateUtc="2024-04-29T15:05:00Z">
        <w:r w:rsidR="00241DB4" w:rsidRPr="00FC3C81">
          <w:t>poor knowledge of</w:t>
        </w:r>
      </w:ins>
      <w:r w:rsidR="00BE455D" w:rsidRPr="00FC3C81">
        <w:t xml:space="preserve"> the historical period </w:t>
      </w:r>
      <w:r w:rsidR="000772EB" w:rsidRPr="00FC3C81">
        <w:t>length</w:t>
      </w:r>
      <w:r w:rsidR="00BE455D" w:rsidRPr="00FC3C81">
        <w:t xml:space="preserve"> (</w:t>
      </w:r>
      <w:r w:rsidR="00666380" w:rsidRPr="00FC3C81">
        <w:rPr>
          <w:i/>
        </w:rPr>
        <w:t>m</w:t>
      </w:r>
      <w:r w:rsidR="00BE455D" w:rsidRPr="00FC3C81">
        <w:rPr>
          <w:i/>
        </w:rPr>
        <w:t>odels</w:t>
      </w:r>
      <w:r w:rsidR="00BE455D" w:rsidRPr="00FC3C81">
        <w:t xml:space="preserve"> </w:t>
      </w:r>
      <w:r w:rsidR="00BE455D" w:rsidRPr="00FC3C81">
        <w:rPr>
          <w:i/>
        </w:rPr>
        <w:t>C</w:t>
      </w:r>
      <w:r w:rsidR="00BE455D" w:rsidRPr="00FC3C81">
        <w:t xml:space="preserve"> and </w:t>
      </w:r>
      <w:r w:rsidR="00BE455D" w:rsidRPr="00FC3C81">
        <w:rPr>
          <w:i/>
        </w:rPr>
        <w:t>D)</w:t>
      </w:r>
      <w:r w:rsidR="00BE455D" w:rsidRPr="00FC3C81">
        <w:t>.</w:t>
      </w:r>
      <w:ins w:id="1370" w:author="Mathieu Lucas" w:date="2024-05-06T15:26:00Z" w16du:dateUtc="2024-05-06T13:26:00Z">
        <w:r w:rsidR="005D2921">
          <w:t xml:space="preserve"> </w:t>
        </w:r>
      </w:ins>
    </w:p>
    <w:p w14:paraId="1006B661" w14:textId="2008746A" w:rsidR="005D2921" w:rsidRDefault="00961355" w:rsidP="000E3541">
      <w:pPr>
        <w:pStyle w:val="Style1"/>
        <w:spacing w:before="120"/>
        <w:rPr>
          <w:ins w:id="1371" w:author="Mathieu Lucas" w:date="2024-05-06T15:27:00Z" w16du:dateUtc="2024-05-06T13:27:00Z"/>
        </w:rPr>
      </w:pPr>
      <w:r w:rsidRPr="00FC3C81">
        <w:t xml:space="preserve">In particular, these differences can be explained by looking at the posterior distributions of the parameters </w:t>
      </w:r>
      <w:r w:rsidRPr="00FC3C81">
        <w:rPr>
          <w:i/>
        </w:rPr>
        <w:t>S</w:t>
      </w:r>
      <w:r w:rsidRPr="00FC3C81">
        <w:t xml:space="preserve"> and </w:t>
      </w:r>
      <w:r w:rsidRPr="00FC3C81">
        <w:rPr>
          <w:i/>
        </w:rPr>
        <w:t>t</w:t>
      </w:r>
      <w:r w:rsidRPr="00FC3C81">
        <w:rPr>
          <w:rFonts w:ascii="Cambria Math" w:hAnsi="Cambria Math" w:cs="Cambria Math"/>
          <w:i/>
          <w:vertAlign w:val="superscript"/>
        </w:rPr>
        <w:t>∗</w:t>
      </w:r>
      <w:r w:rsidRPr="00FC3C81">
        <w:t xml:space="preserve"> </w:t>
      </w:r>
      <w:ins w:id="1372" w:author="Mathieu Lucas" w:date="2024-05-06T16:36:00Z" w16du:dateUtc="2024-05-06T14:36:00Z">
        <w:r w:rsidR="003D20D3">
          <w:t>(</w:t>
        </w:r>
      </w:ins>
      <w:ins w:id="1373" w:author="Mathieu Lucas" w:date="2024-05-06T16:35:00Z" w16du:dateUtc="2024-05-06T14:35:00Z">
        <w:r w:rsidR="003D20D3" w:rsidRPr="003D20D3">
          <w:fldChar w:fldCharType="begin"/>
        </w:r>
        <w:r w:rsidR="003D20D3" w:rsidRPr="003D20D3">
          <w:instrText xml:space="preserve"> REF _Ref165905713 \h </w:instrText>
        </w:r>
      </w:ins>
      <w:r w:rsidR="003D20D3">
        <w:instrText xml:space="preserve"> \* MERGEFORMAT </w:instrText>
      </w:r>
      <w:r w:rsidR="003D20D3" w:rsidRPr="003D20D3">
        <w:fldChar w:fldCharType="separate"/>
      </w:r>
      <w:ins w:id="1374" w:author="Mathieu Lucas" w:date="2024-05-06T17:08:00Z" w16du:dateUtc="2024-05-06T15:08:00Z">
        <w:r w:rsidR="007A5054" w:rsidRPr="007A5054">
          <w:rPr>
            <w:rPrChange w:id="1375" w:author="Mathieu Lucas" w:date="2024-05-06T17:08:00Z" w16du:dateUtc="2024-05-06T15:08:00Z">
              <w:rPr>
                <w:b/>
                <w:bCs/>
              </w:rPr>
            </w:rPrChange>
          </w:rPr>
          <w:t xml:space="preserve">Figure </w:t>
        </w:r>
        <w:r w:rsidR="007A5054" w:rsidRPr="007A5054">
          <w:rPr>
            <w:noProof/>
            <w:rPrChange w:id="1376" w:author="Mathieu Lucas" w:date="2024-05-06T17:08:00Z" w16du:dateUtc="2024-05-06T15:08:00Z">
              <w:rPr>
                <w:noProof/>
                <w:sz w:val="20"/>
                <w:szCs w:val="20"/>
              </w:rPr>
            </w:rPrChange>
          </w:rPr>
          <w:t>6</w:t>
        </w:r>
      </w:ins>
      <w:ins w:id="1377" w:author="Mathieu Lucas" w:date="2024-05-06T16:35:00Z" w16du:dateUtc="2024-05-06T14:35:00Z">
        <w:r w:rsidR="003D20D3" w:rsidRPr="003D20D3">
          <w:fldChar w:fldCharType="end"/>
        </w:r>
        <w:r w:rsidR="003D20D3" w:rsidRPr="003D20D3">
          <w:t>b</w:t>
        </w:r>
      </w:ins>
      <w:ins w:id="1378" w:author="Mathieu Lucas" w:date="2024-05-06T16:36:00Z" w16du:dateUtc="2024-05-06T14:36:00Z">
        <w:r w:rsidR="003D20D3">
          <w:t>)</w:t>
        </w:r>
      </w:ins>
      <w:ins w:id="1379" w:author="Mathieu Lucas" w:date="2024-05-06T16:35:00Z" w16du:dateUtc="2024-05-06T14:35:00Z">
        <w:r w:rsidR="003D20D3" w:rsidRPr="003D20D3">
          <w:t>.</w:t>
        </w:r>
      </w:ins>
      <w:del w:id="1380" w:author="Mathieu Lucas" w:date="2024-05-06T16:35:00Z" w16du:dateUtc="2024-05-06T14:35:00Z">
        <w:r w:rsidRPr="00FC3C81" w:rsidDel="003D20D3">
          <w:delText>(</w:delText>
        </w:r>
        <w:r w:rsidRPr="00FC3C81" w:rsidDel="003D20D3">
          <w:fldChar w:fldCharType="begin"/>
        </w:r>
        <w:r w:rsidRPr="00FC3C81" w:rsidDel="003D20D3">
          <w:delInstrText xml:space="preserve"> REF _Ref142577997 </w:delInstrText>
        </w:r>
        <w:r w:rsidRPr="00FC3C81" w:rsidDel="003D20D3">
          <w:fldChar w:fldCharType="separate"/>
        </w:r>
        <w:r w:rsidR="00EC3AA6" w:rsidRPr="00FC3C81" w:rsidDel="003D20D3">
          <w:rPr>
            <w:bCs/>
            <w:i/>
          </w:rPr>
          <w:delText xml:space="preserve">Figure </w:delText>
        </w:r>
        <w:r w:rsidR="00EC3AA6" w:rsidRPr="00FC3C81" w:rsidDel="003D20D3">
          <w:rPr>
            <w:bCs/>
            <w:i/>
            <w:noProof/>
          </w:rPr>
          <w:delText>10</w:delText>
        </w:r>
        <w:r w:rsidRPr="00FC3C81" w:rsidDel="003D20D3">
          <w:fldChar w:fldCharType="end"/>
        </w:r>
        <w:r w:rsidRPr="00FC3C81" w:rsidDel="003D20D3">
          <w:delText>).</w:delText>
        </w:r>
      </w:del>
    </w:p>
    <w:p w14:paraId="64005ADA" w14:textId="77777777" w:rsidR="005D2921" w:rsidRDefault="005D2921">
      <w:pPr>
        <w:pStyle w:val="Style1"/>
        <w:keepNext/>
        <w:spacing w:before="120"/>
        <w:jc w:val="center"/>
        <w:rPr>
          <w:ins w:id="1381" w:author="Mathieu Lucas" w:date="2024-05-06T15:27:00Z" w16du:dateUtc="2024-05-06T13:27:00Z"/>
        </w:rPr>
        <w:pPrChange w:id="1382" w:author="Mathieu Lucas" w:date="2024-05-06T15:27:00Z" w16du:dateUtc="2024-05-06T13:27:00Z">
          <w:pPr>
            <w:pStyle w:val="Style1"/>
            <w:spacing w:before="120"/>
          </w:pPr>
        </w:pPrChange>
      </w:pPr>
      <w:ins w:id="1383" w:author="Mathieu Lucas" w:date="2024-05-06T15:27:00Z" w16du:dateUtc="2024-05-06T13:27:00Z">
        <w:r>
          <w:rPr>
            <w:noProof/>
          </w:rPr>
          <w:drawing>
            <wp:inline distT="0" distB="0" distL="0" distR="0" wp14:anchorId="6F8E1270" wp14:editId="10D3EA6E">
              <wp:extent cx="5528946" cy="6462640"/>
              <wp:effectExtent l="0" t="0" r="0" b="0"/>
              <wp:docPr id="93807161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1927" cy="6466124"/>
                      </a:xfrm>
                      <a:prstGeom prst="rect">
                        <a:avLst/>
                      </a:prstGeom>
                      <a:noFill/>
                      <a:ln>
                        <a:noFill/>
                      </a:ln>
                    </pic:spPr>
                  </pic:pic>
                </a:graphicData>
              </a:graphic>
            </wp:inline>
          </w:drawing>
        </w:r>
      </w:ins>
    </w:p>
    <w:p w14:paraId="2378A6E1" w14:textId="0BFE4511" w:rsidR="00961355" w:rsidRPr="007070A7" w:rsidRDefault="005D2921">
      <w:pPr>
        <w:pStyle w:val="Lgende"/>
        <w:jc w:val="center"/>
        <w:rPr>
          <w:sz w:val="20"/>
          <w:szCs w:val="20"/>
          <w:rPrChange w:id="1384" w:author="Mathieu Lucas" w:date="2024-05-06T15:28:00Z" w16du:dateUtc="2024-05-06T13:28:00Z">
            <w:rPr/>
          </w:rPrChange>
        </w:rPr>
        <w:pPrChange w:id="1385" w:author="Mathieu Lucas" w:date="2024-05-06T15:27:00Z" w16du:dateUtc="2024-05-06T13:27:00Z">
          <w:pPr>
            <w:pStyle w:val="Style1"/>
            <w:spacing w:before="120"/>
          </w:pPr>
        </w:pPrChange>
      </w:pPr>
      <w:bookmarkStart w:id="1386" w:name="_Ref165905713"/>
      <w:ins w:id="1387" w:author="Mathieu Lucas" w:date="2024-05-06T15:27:00Z" w16du:dateUtc="2024-05-06T13:27:00Z">
        <w:r w:rsidRPr="007070A7">
          <w:rPr>
            <w:sz w:val="20"/>
            <w:szCs w:val="20"/>
            <w:rPrChange w:id="1388" w:author="Mathieu Lucas" w:date="2024-05-06T15:28:00Z" w16du:dateUtc="2024-05-06T13:28:00Z">
              <w:rPr>
                <w:b/>
                <w:bCs/>
              </w:rPr>
            </w:rPrChange>
          </w:rPr>
          <w:t xml:space="preserve">Figure </w:t>
        </w:r>
        <w:r w:rsidRPr="007070A7">
          <w:rPr>
            <w:sz w:val="20"/>
            <w:szCs w:val="20"/>
            <w:rPrChange w:id="1389" w:author="Mathieu Lucas" w:date="2024-05-06T15:28:00Z" w16du:dateUtc="2024-05-06T13:28:00Z">
              <w:rPr>
                <w:b/>
                <w:bCs/>
              </w:rPr>
            </w:rPrChange>
          </w:rPr>
          <w:fldChar w:fldCharType="begin"/>
        </w:r>
        <w:r w:rsidRPr="007070A7">
          <w:rPr>
            <w:sz w:val="20"/>
            <w:szCs w:val="20"/>
            <w:rPrChange w:id="1390" w:author="Mathieu Lucas" w:date="2024-05-06T15:28:00Z" w16du:dateUtc="2024-05-06T13:28:00Z">
              <w:rPr>
                <w:b/>
                <w:bCs/>
              </w:rPr>
            </w:rPrChange>
          </w:rPr>
          <w:instrText xml:space="preserve"> SEQ Figure \* ARABIC </w:instrText>
        </w:r>
      </w:ins>
      <w:r w:rsidRPr="007070A7">
        <w:rPr>
          <w:sz w:val="20"/>
          <w:szCs w:val="20"/>
          <w:rPrChange w:id="1391" w:author="Mathieu Lucas" w:date="2024-05-06T15:28:00Z" w16du:dateUtc="2024-05-06T13:28:00Z">
            <w:rPr>
              <w:b/>
              <w:bCs/>
            </w:rPr>
          </w:rPrChange>
        </w:rPr>
        <w:fldChar w:fldCharType="separate"/>
      </w:r>
      <w:ins w:id="1392" w:author="Mathieu Lucas" w:date="2024-05-06T17:08:00Z" w16du:dateUtc="2024-05-06T15:08:00Z">
        <w:r w:rsidR="007A5054">
          <w:rPr>
            <w:noProof/>
            <w:sz w:val="20"/>
            <w:szCs w:val="20"/>
          </w:rPr>
          <w:t>6</w:t>
        </w:r>
      </w:ins>
      <w:ins w:id="1393" w:author="Mathieu Lucas" w:date="2024-05-06T15:27:00Z" w16du:dateUtc="2024-05-06T13:27:00Z">
        <w:r w:rsidRPr="007070A7">
          <w:rPr>
            <w:sz w:val="20"/>
            <w:szCs w:val="20"/>
            <w:rPrChange w:id="1394" w:author="Mathieu Lucas" w:date="2024-05-06T15:28:00Z" w16du:dateUtc="2024-05-06T13:28:00Z">
              <w:rPr>
                <w:b/>
                <w:bCs/>
              </w:rPr>
            </w:rPrChange>
          </w:rPr>
          <w:fldChar w:fldCharType="end"/>
        </w:r>
        <w:bookmarkEnd w:id="1386"/>
        <w:r w:rsidRPr="007070A7">
          <w:rPr>
            <w:sz w:val="20"/>
            <w:szCs w:val="20"/>
            <w:rPrChange w:id="1395" w:author="Mathieu Lucas" w:date="2024-05-06T15:28:00Z" w16du:dateUtc="2024-05-06T13:28:00Z">
              <w:rPr>
                <w:b/>
                <w:bCs/>
              </w:rPr>
            </w:rPrChange>
          </w:rPr>
          <w:t xml:space="preserve">: </w:t>
        </w:r>
        <w:r w:rsidRPr="007070A7">
          <w:rPr>
            <w:sz w:val="20"/>
            <w:szCs w:val="20"/>
            <w:rPrChange w:id="1396" w:author="Mathieu Lucas" w:date="2024-05-06T15:28:00Z" w16du:dateUtc="2024-05-06T13:28:00Z">
              <w:rPr/>
            </w:rPrChange>
          </w:rPr>
          <w:t>(a)</w:t>
        </w:r>
        <w:r w:rsidRPr="007070A7">
          <w:rPr>
            <w:b w:val="0"/>
            <w:bCs w:val="0"/>
            <w:sz w:val="20"/>
            <w:szCs w:val="20"/>
            <w:rPrChange w:id="1397" w:author="Mathieu Lucas" w:date="2024-05-06T15:28:00Z" w16du:dateUtc="2024-05-06T13:28:00Z">
              <w:rPr>
                <w:b/>
                <w:bCs/>
              </w:rPr>
            </w:rPrChange>
          </w:rPr>
          <w:t xml:space="preserve"> Q100 and Q1000 floods with 95% credibility intervals displayed as error bars. AMAX long refers to the annual maximum sample on the 1816-2020 period; Mixed A-B-C-D refer to a mixed sample (“historical” floods on the 1500-1815 period and AMAX for 1816-2020) for various statistical models. </w:t>
        </w:r>
        <w:r w:rsidRPr="007070A7">
          <w:rPr>
            <w:sz w:val="20"/>
            <w:szCs w:val="20"/>
            <w:rPrChange w:id="1398" w:author="Mathieu Lucas" w:date="2024-05-06T15:28:00Z" w16du:dateUtc="2024-05-06T13:28:00Z">
              <w:rPr/>
            </w:rPrChange>
          </w:rPr>
          <w:t>(b)</w:t>
        </w:r>
        <w:r w:rsidRPr="007070A7">
          <w:rPr>
            <w:b w:val="0"/>
            <w:bCs w:val="0"/>
            <w:sz w:val="20"/>
            <w:szCs w:val="20"/>
            <w:rPrChange w:id="1399" w:author="Mathieu Lucas" w:date="2024-05-06T15:28:00Z" w16du:dateUtc="2024-05-06T13:28:00Z">
              <w:rPr>
                <w:b/>
                <w:bCs/>
              </w:rPr>
            </w:rPrChange>
          </w:rPr>
          <w:t xml:space="preserve"> Posterior distribution of: </w:t>
        </w:r>
        <w:r w:rsidRPr="00032B5C">
          <w:rPr>
            <w:sz w:val="20"/>
            <w:szCs w:val="20"/>
            <w:rPrChange w:id="1400" w:author="Mathieu Lucas" w:date="2024-05-06T15:29:00Z" w16du:dateUtc="2024-05-06T13:29:00Z">
              <w:rPr>
                <w:b/>
                <w:bCs/>
              </w:rPr>
            </w:rPrChange>
          </w:rPr>
          <w:t>(left)</w:t>
        </w:r>
        <w:r w:rsidRPr="007070A7">
          <w:rPr>
            <w:b w:val="0"/>
            <w:bCs w:val="0"/>
            <w:sz w:val="20"/>
            <w:szCs w:val="20"/>
            <w:rPrChange w:id="1401" w:author="Mathieu Lucas" w:date="2024-05-06T15:28:00Z" w16du:dateUtc="2024-05-06T13:28:00Z">
              <w:rPr>
                <w:b/>
                <w:bCs/>
              </w:rPr>
            </w:rPrChange>
          </w:rPr>
          <w:t xml:space="preserve"> the perception threshold S; </w:t>
        </w:r>
        <w:r w:rsidRPr="00032B5C">
          <w:rPr>
            <w:sz w:val="20"/>
            <w:szCs w:val="20"/>
            <w:rPrChange w:id="1402" w:author="Mathieu Lucas" w:date="2024-05-06T15:29:00Z" w16du:dateUtc="2024-05-06T13:29:00Z">
              <w:rPr>
                <w:b/>
                <w:bCs/>
              </w:rPr>
            </w:rPrChange>
          </w:rPr>
          <w:t>(right)</w:t>
        </w:r>
        <w:r w:rsidRPr="007070A7">
          <w:rPr>
            <w:b w:val="0"/>
            <w:bCs w:val="0"/>
            <w:sz w:val="20"/>
            <w:szCs w:val="20"/>
            <w:rPrChange w:id="1403" w:author="Mathieu Lucas" w:date="2024-05-06T15:28:00Z" w16du:dateUtc="2024-05-06T13:28:00Z">
              <w:rPr>
                <w:b/>
                <w:bCs/>
              </w:rPr>
            </w:rPrChange>
          </w:rPr>
          <w:t xml:space="preserve"> the starting date t</w:t>
        </w:r>
        <w:r w:rsidRPr="007070A7">
          <w:rPr>
            <w:rFonts w:ascii="Cambria Math" w:hAnsi="Cambria Math" w:cs="Cambria Math"/>
            <w:b w:val="0"/>
            <w:bCs w:val="0"/>
            <w:sz w:val="20"/>
            <w:szCs w:val="20"/>
            <w:rPrChange w:id="1404" w:author="Mathieu Lucas" w:date="2024-05-06T15:28:00Z" w16du:dateUtc="2024-05-06T13:28:00Z">
              <w:rPr>
                <w:rFonts w:ascii="Cambria Math" w:hAnsi="Cambria Math" w:cs="Cambria Math"/>
                <w:b/>
                <w:bCs/>
              </w:rPr>
            </w:rPrChange>
          </w:rPr>
          <w:t>∗</w:t>
        </w:r>
        <w:r w:rsidRPr="007070A7">
          <w:rPr>
            <w:b w:val="0"/>
            <w:bCs w:val="0"/>
            <w:sz w:val="20"/>
            <w:szCs w:val="20"/>
            <w:rPrChange w:id="1405" w:author="Mathieu Lucas" w:date="2024-05-06T15:28:00Z" w16du:dateUtc="2024-05-06T13:28:00Z">
              <w:rPr>
                <w:b/>
                <w:bCs/>
              </w:rPr>
            </w:rPrChange>
          </w:rPr>
          <w:t xml:space="preserve"> of the historical period (1500-2020 period). The solid vertical lines represent the parameter maxpost estimates for each model and the black dashed lines represent the reference values (S = 9000 m</w:t>
        </w:r>
        <w:r w:rsidRPr="007070A7">
          <w:rPr>
            <w:b w:val="0"/>
            <w:bCs w:val="0"/>
            <w:sz w:val="20"/>
            <w:szCs w:val="20"/>
            <w:vertAlign w:val="superscript"/>
            <w:rPrChange w:id="1406" w:author="Mathieu Lucas" w:date="2024-05-06T15:28:00Z" w16du:dateUtc="2024-05-06T13:28:00Z">
              <w:rPr>
                <w:b/>
                <w:bCs/>
              </w:rPr>
            </w:rPrChange>
          </w:rPr>
          <w:t>3</w:t>
        </w:r>
        <w:r w:rsidRPr="007070A7">
          <w:rPr>
            <w:b w:val="0"/>
            <w:bCs w:val="0"/>
            <w:sz w:val="20"/>
            <w:szCs w:val="20"/>
            <w:rPrChange w:id="1407" w:author="Mathieu Lucas" w:date="2024-05-06T15:28:00Z" w16du:dateUtc="2024-05-06T13:28:00Z">
              <w:rPr>
                <w:b/>
                <w:bCs/>
              </w:rPr>
            </w:rPrChange>
          </w:rPr>
          <w:t xml:space="preserve">/s and t* = 1500). The green and pink dashed vertical lines </w:t>
        </w:r>
        <w:r w:rsidRPr="00032B5C">
          <w:rPr>
            <w:sz w:val="20"/>
            <w:szCs w:val="20"/>
            <w:rPrChange w:id="1408" w:author="Mathieu Lucas" w:date="2024-05-06T15:29:00Z" w16du:dateUtc="2024-05-06T13:29:00Z">
              <w:rPr>
                <w:b/>
                <w:bCs/>
              </w:rPr>
            </w:rPrChange>
          </w:rPr>
          <w:t>(right)</w:t>
        </w:r>
        <w:r w:rsidRPr="007070A7">
          <w:rPr>
            <w:b w:val="0"/>
            <w:bCs w:val="0"/>
            <w:sz w:val="20"/>
            <w:szCs w:val="20"/>
            <w:rPrChange w:id="1409" w:author="Mathieu Lucas" w:date="2024-05-06T15:28:00Z" w16du:dateUtc="2024-05-06T13:28:00Z">
              <w:rPr>
                <w:b/>
                <w:bCs/>
              </w:rPr>
            </w:rPrChange>
          </w:rPr>
          <w:t xml:space="preserve"> represent the estimates of t</w:t>
        </w:r>
        <w:r w:rsidRPr="007070A7">
          <w:rPr>
            <w:rFonts w:ascii="Cambria Math" w:hAnsi="Cambria Math" w:cs="Cambria Math"/>
            <w:b w:val="0"/>
            <w:bCs w:val="0"/>
            <w:sz w:val="20"/>
            <w:szCs w:val="20"/>
            <w:rPrChange w:id="1410" w:author="Mathieu Lucas" w:date="2024-05-06T15:28:00Z" w16du:dateUtc="2024-05-06T13:28:00Z">
              <w:rPr>
                <w:rFonts w:ascii="Cambria Math" w:hAnsi="Cambria Math" w:cs="Cambria Math"/>
                <w:b/>
                <w:bCs/>
              </w:rPr>
            </w:rPrChange>
          </w:rPr>
          <w:t>∗</w:t>
        </w:r>
        <w:r w:rsidRPr="007070A7">
          <w:rPr>
            <w:b w:val="0"/>
            <w:bCs w:val="0"/>
            <w:sz w:val="20"/>
            <w:szCs w:val="20"/>
            <w:rPrChange w:id="1411" w:author="Mathieu Lucas" w:date="2024-05-06T15:28:00Z" w16du:dateUtc="2024-05-06T13:28:00Z">
              <w:rPr>
                <w:b/>
                <w:bCs/>
              </w:rPr>
            </w:rPrChange>
          </w:rPr>
          <w:t xml:space="preserve"> by equations (5) and (6).</w:t>
        </w:r>
      </w:ins>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D36329" w:rsidRPr="00FC3C81" w:rsidDel="005D2921" w14:paraId="4576591C" w14:textId="406AC5B8" w:rsidTr="00D36329">
        <w:trPr>
          <w:del w:id="1412" w:author="Mathieu Lucas" w:date="2024-05-06T15:26:00Z"/>
        </w:trPr>
        <w:tc>
          <w:tcPr>
            <w:tcW w:w="9070" w:type="dxa"/>
            <w:gridSpan w:val="2"/>
          </w:tcPr>
          <w:p w14:paraId="3E25A6A2" w14:textId="49759F3D" w:rsidR="00D36329" w:rsidRPr="00FC3C81" w:rsidDel="005D2921" w:rsidRDefault="00D36329">
            <w:pPr>
              <w:pStyle w:val="Style1"/>
              <w:rPr>
                <w:del w:id="1413" w:author="Mathieu Lucas" w:date="2024-05-06T15:26:00Z" w16du:dateUtc="2024-05-06T13:26:00Z"/>
                <w:bCs/>
                <w:i/>
              </w:rPr>
            </w:pPr>
            <w:bookmarkStart w:id="1414" w:name="_Ref142577997"/>
            <w:del w:id="1415" w:author="Mathieu Lucas" w:date="2024-05-06T15:26:00Z" w16du:dateUtc="2024-05-06T13:26:00Z">
              <w:r w:rsidRPr="00FC3C81" w:rsidDel="005D2921">
                <w:rPr>
                  <w:noProof/>
                </w:rPr>
                <w:drawing>
                  <wp:inline distT="0" distB="0" distL="0" distR="0" wp14:anchorId="7259CC58" wp14:editId="41C95E32">
                    <wp:extent cx="5760000" cy="2386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0B.jpg"/>
                            <pic:cNvPicPr/>
                          </pic:nvPicPr>
                          <pic:blipFill rotWithShape="1">
                            <a:blip r:embed="rId24">
                              <a:extLst>
                                <a:ext uri="{28A0092B-C50C-407E-A947-70E740481C1C}">
                                  <a14:useLocalDpi xmlns:a14="http://schemas.microsoft.com/office/drawing/2010/main" val="0"/>
                                </a:ext>
                              </a:extLst>
                            </a:blip>
                            <a:srcRect l="10957" t="19301" r="6306" b="19695"/>
                            <a:stretch/>
                          </pic:blipFill>
                          <pic:spPr bwMode="auto">
                            <a:xfrm>
                              <a:off x="0" y="0"/>
                              <a:ext cx="5760000" cy="2386800"/>
                            </a:xfrm>
                            <a:prstGeom prst="rect">
                              <a:avLst/>
                            </a:prstGeom>
                            <a:ln>
                              <a:noFill/>
                            </a:ln>
                            <a:extLst>
                              <a:ext uri="{53640926-AAD7-44D8-BBD7-CCE9431645EC}">
                                <a14:shadowObscured xmlns:a14="http://schemas.microsoft.com/office/drawing/2010/main"/>
                              </a:ext>
                            </a:extLst>
                          </pic:spPr>
                        </pic:pic>
                      </a:graphicData>
                    </a:graphic>
                  </wp:inline>
                </w:drawing>
              </w:r>
            </w:del>
          </w:p>
        </w:tc>
      </w:tr>
      <w:tr w:rsidR="00D36329" w:rsidRPr="00FC3C81" w:rsidDel="005D2921" w14:paraId="0A0072AA" w14:textId="6517191C" w:rsidTr="00D36329">
        <w:trPr>
          <w:del w:id="1416" w:author="Mathieu Lucas" w:date="2024-05-06T15:26:00Z"/>
        </w:trPr>
        <w:tc>
          <w:tcPr>
            <w:tcW w:w="4535" w:type="dxa"/>
          </w:tcPr>
          <w:p w14:paraId="68457337" w14:textId="5C7724FC" w:rsidR="00D36329" w:rsidRPr="00FC3C81" w:rsidDel="005D2921" w:rsidRDefault="00D36329" w:rsidP="00D36329">
            <w:pPr>
              <w:pStyle w:val="Style1"/>
              <w:jc w:val="center"/>
              <w:rPr>
                <w:del w:id="1417" w:author="Mathieu Lucas" w:date="2024-05-06T15:26:00Z" w16du:dateUtc="2024-05-06T13:26:00Z"/>
                <w:bCs/>
                <w:i/>
              </w:rPr>
            </w:pPr>
            <w:del w:id="1418" w:author="Mathieu Lucas" w:date="2024-05-06T15:26:00Z" w16du:dateUtc="2024-05-06T13:26:00Z">
              <w:r w:rsidRPr="00FC3C81" w:rsidDel="005D2921">
                <w:rPr>
                  <w:bCs/>
                  <w:i/>
                </w:rPr>
                <w:delText>(a)</w:delText>
              </w:r>
            </w:del>
          </w:p>
        </w:tc>
        <w:tc>
          <w:tcPr>
            <w:tcW w:w="4535" w:type="dxa"/>
          </w:tcPr>
          <w:p w14:paraId="4B620256" w14:textId="6CB7DFF1" w:rsidR="00D36329" w:rsidRPr="00FC3C81" w:rsidDel="005D2921" w:rsidRDefault="00D36329" w:rsidP="00D36329">
            <w:pPr>
              <w:pStyle w:val="Style1"/>
              <w:jc w:val="center"/>
              <w:rPr>
                <w:del w:id="1419" w:author="Mathieu Lucas" w:date="2024-05-06T15:26:00Z" w16du:dateUtc="2024-05-06T13:26:00Z"/>
                <w:bCs/>
                <w:i/>
              </w:rPr>
            </w:pPr>
            <w:del w:id="1420" w:author="Mathieu Lucas" w:date="2024-05-06T15:26:00Z" w16du:dateUtc="2024-05-06T13:26:00Z">
              <w:r w:rsidRPr="00FC3C81" w:rsidDel="005D2921">
                <w:rPr>
                  <w:bCs/>
                  <w:i/>
                </w:rPr>
                <w:delText>(b)</w:delText>
              </w:r>
            </w:del>
          </w:p>
        </w:tc>
      </w:tr>
    </w:tbl>
    <w:p w14:paraId="2AE19948" w14:textId="0A929DF7" w:rsidR="00961355" w:rsidRPr="00FC3C81" w:rsidDel="005D2921" w:rsidRDefault="000E3541">
      <w:pPr>
        <w:pStyle w:val="Style1"/>
        <w:rPr>
          <w:del w:id="1421" w:author="Mathieu Lucas" w:date="2024-05-06T15:26:00Z" w16du:dateUtc="2024-05-06T13:26:00Z"/>
        </w:rPr>
      </w:pPr>
      <w:del w:id="1422" w:author="Mathieu Lucas" w:date="2024-05-06T15:26:00Z" w16du:dateUtc="2024-05-06T13:26:00Z">
        <w:r w:rsidRPr="00FC3C81" w:rsidDel="005D2921">
          <w:rPr>
            <w:bCs/>
            <w:i/>
          </w:rPr>
          <w:lastRenderedPageBreak/>
          <w:delText xml:space="preserve">Figure </w:delText>
        </w:r>
        <w:r w:rsidRPr="00FC3C81" w:rsidDel="005D2921">
          <w:rPr>
            <w:bCs/>
            <w:i/>
          </w:rPr>
          <w:fldChar w:fldCharType="begin"/>
        </w:r>
        <w:r w:rsidRPr="00FC3C81" w:rsidDel="005D2921">
          <w:rPr>
            <w:bCs/>
            <w:i/>
          </w:rPr>
          <w:delInstrText>SEQ Figure \* ARABIC</w:delInstrText>
        </w:r>
        <w:r w:rsidRPr="00FC3C81" w:rsidDel="005D2921">
          <w:rPr>
            <w:bCs/>
            <w:i/>
          </w:rPr>
          <w:fldChar w:fldCharType="separate"/>
        </w:r>
        <w:r w:rsidR="00EC3AA6" w:rsidRPr="00FC3C81" w:rsidDel="005D2921">
          <w:rPr>
            <w:bCs/>
            <w:i/>
            <w:noProof/>
          </w:rPr>
          <w:delText>10</w:delText>
        </w:r>
        <w:r w:rsidRPr="00FC3C81" w:rsidDel="005D2921">
          <w:rPr>
            <w:bCs/>
            <w:i/>
          </w:rPr>
          <w:fldChar w:fldCharType="end"/>
        </w:r>
        <w:bookmarkEnd w:id="1414"/>
        <w:r w:rsidRPr="00FC3C81" w:rsidDel="005D2921">
          <w:rPr>
            <w:bCs/>
            <w:i/>
          </w:rPr>
          <w:delText> </w:delText>
        </w:r>
        <w:bookmarkStart w:id="1423" w:name="_Hlk165897550"/>
        <w:r w:rsidRPr="00FC3C81" w:rsidDel="005D2921">
          <w:rPr>
            <w:bCs/>
            <w:i/>
          </w:rPr>
          <w:delText xml:space="preserve">: </w:delText>
        </w:r>
        <w:r w:rsidRPr="00FC3C81" w:rsidDel="005D2921">
          <w:rPr>
            <w:i/>
          </w:rPr>
          <w:delText xml:space="preserve">Posterior distribution of </w:delText>
        </w:r>
        <w:r w:rsidR="00961355" w:rsidRPr="00FC3C81" w:rsidDel="005D2921">
          <w:rPr>
            <w:i/>
          </w:rPr>
          <w:delText xml:space="preserve">: </w:delText>
        </w:r>
      </w:del>
      <w:del w:id="1424" w:author="Mathieu Lucas" w:date="2024-04-29T17:07:00Z" w16du:dateUtc="2024-04-29T15:07:00Z">
        <w:r w:rsidR="00961355" w:rsidRPr="00FC3C81" w:rsidDel="009D5FE3">
          <w:rPr>
            <w:i/>
          </w:rPr>
          <w:delText>a/</w:delText>
        </w:r>
      </w:del>
      <w:del w:id="1425" w:author="Mathieu Lucas" w:date="2024-04-29T17:08:00Z" w16du:dateUtc="2024-04-29T15:08:00Z">
        <w:r w:rsidR="00961355" w:rsidRPr="00FC3C81" w:rsidDel="009D5FE3">
          <w:rPr>
            <w:i/>
          </w:rPr>
          <w:delText xml:space="preserve"> </w:delText>
        </w:r>
      </w:del>
      <w:del w:id="1426" w:author="Mathieu Lucas" w:date="2024-05-06T15:26:00Z" w16du:dateUtc="2024-05-06T13:26:00Z">
        <w:r w:rsidRPr="00FC3C81" w:rsidDel="005D2921">
          <w:rPr>
            <w:i/>
          </w:rPr>
          <w:delText>the perception threshold S</w:delText>
        </w:r>
      </w:del>
      <w:del w:id="1427" w:author="Mathieu Lucas" w:date="2024-04-29T17:07:00Z" w16du:dateUtc="2024-04-29T15:07:00Z">
        <w:r w:rsidRPr="00FC3C81" w:rsidDel="009D5FE3">
          <w:rPr>
            <w:i/>
          </w:rPr>
          <w:delText xml:space="preserve"> </w:delText>
        </w:r>
      </w:del>
      <w:del w:id="1428" w:author="Mathieu Lucas" w:date="2024-05-06T15:26:00Z" w16du:dateUtc="2024-05-06T13:26:00Z">
        <w:r w:rsidR="00961355" w:rsidRPr="00FC3C81" w:rsidDel="005D2921">
          <w:rPr>
            <w:i/>
          </w:rPr>
          <w:delText xml:space="preserve">; </w:delText>
        </w:r>
      </w:del>
      <w:del w:id="1429" w:author="Mathieu Lucas" w:date="2024-04-29T17:07:00Z" w16du:dateUtc="2024-04-29T15:07:00Z">
        <w:r w:rsidR="00961355" w:rsidRPr="00FC3C81" w:rsidDel="009D5FE3">
          <w:rPr>
            <w:i/>
          </w:rPr>
          <w:delText>b/</w:delText>
        </w:r>
      </w:del>
      <w:del w:id="1430" w:author="Mathieu Lucas" w:date="2024-05-06T15:26:00Z" w16du:dateUtc="2024-05-06T13:26:00Z">
        <w:r w:rsidR="00A37061" w:rsidRPr="00FC3C81" w:rsidDel="005D2921">
          <w:rPr>
            <w:i/>
          </w:rPr>
          <w:delText xml:space="preserve"> </w:delText>
        </w:r>
        <w:r w:rsidRPr="00FC3C81" w:rsidDel="005D2921">
          <w:rPr>
            <w:i/>
          </w:rPr>
          <w:delText>the starting date t</w:delText>
        </w:r>
        <w:r w:rsidRPr="00FC3C81" w:rsidDel="005D2921">
          <w:rPr>
            <w:rFonts w:ascii="Cambria Math" w:hAnsi="Cambria Math" w:cs="Cambria Math"/>
            <w:i/>
          </w:rPr>
          <w:delText>∗</w:delText>
        </w:r>
        <w:r w:rsidRPr="00FC3C81" w:rsidDel="005D2921">
          <w:rPr>
            <w:i/>
          </w:rPr>
          <w:delText xml:space="preserve"> (right) of the historical period (1500-2020 per</w:delText>
        </w:r>
        <w:r w:rsidR="00961355" w:rsidRPr="00FC3C81" w:rsidDel="005D2921">
          <w:rPr>
            <w:i/>
          </w:rPr>
          <w:delText xml:space="preserve">iod; </w:delText>
        </w:r>
      </w:del>
      <w:del w:id="1431" w:author="Mathieu Lucas" w:date="2024-04-29T17:08:00Z" w16du:dateUtc="2024-04-29T15:08:00Z">
        <w:r w:rsidR="00961355" w:rsidRPr="00FC3C81" w:rsidDel="009D5FE3">
          <w:rPr>
            <w:i/>
          </w:rPr>
          <w:delText>Rhône river</w:delText>
        </w:r>
      </w:del>
      <w:del w:id="1432" w:author="Mathieu Lucas" w:date="2024-05-06T15:26:00Z" w16du:dateUtc="2024-05-06T13:26:00Z">
        <w:r w:rsidR="00961355" w:rsidRPr="00FC3C81" w:rsidDel="005D2921">
          <w:rPr>
            <w:i/>
          </w:rPr>
          <w:delText xml:space="preserve"> at Beaucaire</w:delText>
        </w:r>
        <w:r w:rsidRPr="00FC3C81" w:rsidDel="005D2921">
          <w:rPr>
            <w:bCs/>
            <w:i/>
          </w:rPr>
          <w:delText xml:space="preserve">). The solid vertical lines represent the maxpost estimate of the parameter for each of the models and the black dashed lines represent the </w:delText>
        </w:r>
        <w:r w:rsidR="00044455" w:rsidRPr="00FC3C81" w:rsidDel="005D2921">
          <w:rPr>
            <w:bCs/>
            <w:i/>
          </w:rPr>
          <w:delText xml:space="preserve">prior modal estimates (S = </w:delText>
        </w:r>
        <w:r w:rsidR="00044455" w:rsidRPr="00FC3C81" w:rsidDel="005D2921">
          <w:rPr>
            <w:i/>
          </w:rPr>
          <w:delText>9000 m</w:delText>
        </w:r>
        <w:r w:rsidR="00044455" w:rsidRPr="00FC3C81" w:rsidDel="005D2921">
          <w:rPr>
            <w:i/>
            <w:vertAlign w:val="superscript"/>
          </w:rPr>
          <w:delText>3</w:delText>
        </w:r>
        <w:r w:rsidR="00044455" w:rsidRPr="00FC3C81" w:rsidDel="005D2921">
          <w:rPr>
            <w:i/>
          </w:rPr>
          <w:delText>/s</w:delText>
        </w:r>
        <w:r w:rsidR="00044455" w:rsidRPr="00FC3C81" w:rsidDel="005D2921">
          <w:rPr>
            <w:bCs/>
            <w:i/>
          </w:rPr>
          <w:delText xml:space="preserve"> and t* = 1500).</w:delText>
        </w:r>
        <w:r w:rsidRPr="00FC3C81" w:rsidDel="005D2921">
          <w:rPr>
            <w:bCs/>
            <w:i/>
          </w:rPr>
          <w:delText xml:space="preserve"> </w:delText>
        </w:r>
        <w:r w:rsidR="00961355" w:rsidRPr="00FC3C81" w:rsidDel="005D2921">
          <w:rPr>
            <w:bCs/>
            <w:i/>
          </w:rPr>
          <w:delText>The green and pink dashed vertical lines (right) represent the estimates of t</w:delText>
        </w:r>
        <w:r w:rsidR="00961355" w:rsidRPr="00FC3C81" w:rsidDel="005D2921">
          <w:rPr>
            <w:rFonts w:ascii="Cambria Math" w:hAnsi="Cambria Math" w:cs="Cambria Math"/>
            <w:bCs/>
            <w:i/>
            <w:vertAlign w:val="superscript"/>
          </w:rPr>
          <w:delText>∗</w:delText>
        </w:r>
        <w:r w:rsidR="00961355" w:rsidRPr="00FC3C81" w:rsidDel="005D2921">
          <w:rPr>
            <w:bCs/>
            <w:i/>
          </w:rPr>
          <w:delText xml:space="preserve"> by equations (5) and (</w:delText>
        </w:r>
        <w:r w:rsidR="00A37061" w:rsidRPr="00FC3C81" w:rsidDel="005D2921">
          <w:rPr>
            <w:bCs/>
            <w:i/>
          </w:rPr>
          <w:delText>6</w:delText>
        </w:r>
        <w:r w:rsidR="00961355" w:rsidRPr="00FC3C81" w:rsidDel="005D2921">
          <w:rPr>
            <w:bCs/>
            <w:i/>
          </w:rPr>
          <w:delText>).</w:delText>
        </w:r>
      </w:del>
    </w:p>
    <w:bookmarkEnd w:id="1423"/>
    <w:p w14:paraId="7A3AADFB" w14:textId="0F3743F9" w:rsidR="00EA7F68" w:rsidRPr="00FC3C81" w:rsidRDefault="00BE455D">
      <w:pPr>
        <w:pStyle w:val="Style1"/>
      </w:pPr>
      <w:r w:rsidRPr="00FC3C81">
        <w:t>The posterior standard deviations for the perception threshold (</w:t>
      </w:r>
      <w:r w:rsidR="00666380" w:rsidRPr="00FC3C81">
        <w:rPr>
          <w:i/>
        </w:rPr>
        <w:t>m</w:t>
      </w:r>
      <w:r w:rsidRPr="00FC3C81">
        <w:rPr>
          <w:i/>
        </w:rPr>
        <w:t>odels B</w:t>
      </w:r>
      <w:r w:rsidRPr="00FC3C81">
        <w:t xml:space="preserve"> and </w:t>
      </w:r>
      <w:r w:rsidRPr="00FC3C81">
        <w:rPr>
          <w:i/>
        </w:rPr>
        <w:t>D</w:t>
      </w:r>
      <w:r w:rsidRPr="00FC3C81">
        <w:t>) are relatively small (around 500 m</w:t>
      </w:r>
      <w:r w:rsidRPr="00FC3C81">
        <w:rPr>
          <w:vertAlign w:val="superscript"/>
        </w:rPr>
        <w:t>3</w:t>
      </w:r>
      <w:r w:rsidRPr="00FC3C81">
        <w:t xml:space="preserve">/s for both models) and the distributions are </w:t>
      </w:r>
      <w:r w:rsidR="00A37061" w:rsidRPr="00FC3C81">
        <w:t>lying mostly</w:t>
      </w:r>
      <w:r w:rsidRPr="00FC3C81">
        <w:t xml:space="preserve"> above the </w:t>
      </w:r>
      <w:r w:rsidR="00E41C0E" w:rsidRPr="00FC3C81">
        <w:t>prior</w:t>
      </w:r>
      <w:r w:rsidRPr="00FC3C81">
        <w:t xml:space="preserve"> value of 9000 m</w:t>
      </w:r>
      <w:r w:rsidRPr="00FC3C81">
        <w:rPr>
          <w:vertAlign w:val="superscript"/>
        </w:rPr>
        <w:t>3</w:t>
      </w:r>
      <w:r w:rsidRPr="00FC3C81">
        <w:t>/s (</w:t>
      </w:r>
      <w:r w:rsidRPr="00FC3C81">
        <w:rPr>
          <w:i/>
        </w:rPr>
        <w:t>maxpost</w:t>
      </w:r>
      <w:r w:rsidRPr="00FC3C81">
        <w:t xml:space="preserve"> values around 9600 m</w:t>
      </w:r>
      <w:r w:rsidRPr="00FC3C81">
        <w:rPr>
          <w:vertAlign w:val="superscript"/>
        </w:rPr>
        <w:t>3</w:t>
      </w:r>
      <w:r w:rsidRPr="00FC3C81">
        <w:t xml:space="preserve">/s, </w:t>
      </w:r>
      <w:del w:id="1433" w:author="Mathieu Lucas" w:date="2024-05-03T15:04:00Z" w16du:dateUtc="2024-05-03T13:04:00Z">
        <w:r w:rsidRPr="00FC3C81" w:rsidDel="00E7594F">
          <w:fldChar w:fldCharType="begin"/>
        </w:r>
        <w:r w:rsidRPr="00FC3C81" w:rsidDel="00E7594F">
          <w:delInstrText>REF _Ref142577637 \h</w:delInstrText>
        </w:r>
        <w:r w:rsidRPr="00FC3C81" w:rsidDel="00E7594F">
          <w:fldChar w:fldCharType="separate"/>
        </w:r>
        <w:r w:rsidR="00EC3AA6" w:rsidRPr="00FC3C81" w:rsidDel="00E7594F">
          <w:rPr>
            <w:i/>
          </w:rPr>
          <w:delText xml:space="preserve">Table </w:delText>
        </w:r>
        <w:r w:rsidR="00EC3AA6" w:rsidRPr="00FC3C81" w:rsidDel="00E7594F">
          <w:rPr>
            <w:i/>
            <w:noProof/>
          </w:rPr>
          <w:delText>2</w:delText>
        </w:r>
        <w:r w:rsidRPr="00FC3C81" w:rsidDel="00E7594F">
          <w:fldChar w:fldCharType="end"/>
        </w:r>
      </w:del>
      <w:ins w:id="1434" w:author="Mathieu Lucas" w:date="2024-05-03T15:04:00Z" w16du:dateUtc="2024-05-03T13:04:00Z">
        <w:r w:rsidR="00E7594F" w:rsidRPr="00FC3C81">
          <w:fldChar w:fldCharType="begin"/>
        </w:r>
        <w:r w:rsidR="00E7594F" w:rsidRPr="00FC3C81">
          <w:instrText>REF _Ref142577637 \h</w:instrText>
        </w:r>
      </w:ins>
      <w:ins w:id="1435" w:author="Mathieu Lucas" w:date="2024-05-03T15:04:00Z" w16du:dateUtc="2024-05-03T13:04:00Z">
        <w:r w:rsidR="00E7594F" w:rsidRPr="00FC3C81">
          <w:fldChar w:fldCharType="end"/>
        </w:r>
      </w:ins>
      <w:r w:rsidRPr="00FC3C81">
        <w:t xml:space="preserve">). The starting date </w:t>
      </w:r>
      <w:r w:rsidRPr="00FC3C81">
        <w:rPr>
          <w:i/>
        </w:rPr>
        <w:t xml:space="preserve">t* </w:t>
      </w:r>
      <w:r w:rsidRPr="00FC3C81">
        <w:t xml:space="preserve">of the historical period is more precisely estimated with </w:t>
      </w:r>
      <w:r w:rsidR="00666380" w:rsidRPr="00FC3C81">
        <w:rPr>
          <w:i/>
        </w:rPr>
        <w:t>m</w:t>
      </w:r>
      <w:r w:rsidRPr="00FC3C81">
        <w:rPr>
          <w:i/>
        </w:rPr>
        <w:t>odel C</w:t>
      </w:r>
      <w:r w:rsidRPr="00FC3C81">
        <w:t xml:space="preserve"> than with </w:t>
      </w:r>
      <w:r w:rsidR="00666380" w:rsidRPr="00FC3C81">
        <w:rPr>
          <w:i/>
        </w:rPr>
        <w:t>m</w:t>
      </w:r>
      <w:r w:rsidRPr="00FC3C81">
        <w:rPr>
          <w:i/>
        </w:rPr>
        <w:t>odel D</w:t>
      </w:r>
      <w:r w:rsidRPr="00FC3C81">
        <w:t xml:space="preserve">, whose posterior distribution is very close to the </w:t>
      </w:r>
      <w:r w:rsidR="00E41C0E" w:rsidRPr="00FC3C81">
        <w:t>prior</w:t>
      </w:r>
      <w:r w:rsidRPr="00FC3C81">
        <w:t xml:space="preserve"> </w:t>
      </w:r>
      <w:r w:rsidR="00823099" w:rsidRPr="00FC3C81">
        <w:t>distribution</w:t>
      </w:r>
      <w:r w:rsidRPr="00FC3C81">
        <w:t xml:space="preserve">. For both models, the </w:t>
      </w:r>
      <w:r w:rsidRPr="00FC3C81">
        <w:rPr>
          <w:i/>
        </w:rPr>
        <w:t>maxpost</w:t>
      </w:r>
      <w:r w:rsidRPr="00FC3C81">
        <w:t xml:space="preserve"> estimates of </w:t>
      </w:r>
      <w:r w:rsidRPr="00FC3C81">
        <w:rPr>
          <w:i/>
        </w:rPr>
        <w:t>t</w:t>
      </w:r>
      <w:r w:rsidRPr="00FC3C81">
        <w:rPr>
          <w:rFonts w:ascii="Cambria Math" w:hAnsi="Cambria Math" w:cs="Cambria Math"/>
          <w:i/>
          <w:vertAlign w:val="superscript"/>
        </w:rPr>
        <w:t>∗</w:t>
      </w:r>
      <w:r w:rsidRPr="00FC3C81">
        <w:t xml:space="preserve"> are almost 30 years higher than the assumed value of 1500. In particular, the posterior distribution for </w:t>
      </w:r>
      <w:r w:rsidR="00666380" w:rsidRPr="00FC3C81">
        <w:rPr>
          <w:i/>
        </w:rPr>
        <w:t>m</w:t>
      </w:r>
      <w:r w:rsidRPr="00FC3C81">
        <w:rPr>
          <w:i/>
        </w:rPr>
        <w:t>odel C</w:t>
      </w:r>
      <w:r w:rsidRPr="00FC3C81">
        <w:t xml:space="preserve"> shows a maximum for the year 1529, which corresponds to the date of the first flood in the sample.</w:t>
      </w:r>
    </w:p>
    <w:p w14:paraId="38317410" w14:textId="251F1A46" w:rsidR="00EA7F68" w:rsidRPr="00FC3C81" w:rsidRDefault="00BE455D">
      <w:pPr>
        <w:pStyle w:val="Style1"/>
      </w:pPr>
      <w:r w:rsidRPr="00FC3C81">
        <w:t>This trend towards a higher threshold and a shorter historical period could be a symptom of the non-exhaustiveness of the extreme floods (</w:t>
      </w:r>
      <w:del w:id="1436" w:author="Mathieu Lucas" w:date="2024-04-30T10:46:00Z" w16du:dateUtc="2024-04-30T08:46:00Z">
        <w:r w:rsidRPr="00FC3C81" w:rsidDel="00FC3C81">
          <w:delText xml:space="preserve">categorie </w:delText>
        </w:r>
      </w:del>
      <w:r w:rsidRPr="00FC3C81">
        <w:t>C4</w:t>
      </w:r>
      <w:ins w:id="1437" w:author="Mathieu Lucas" w:date="2024-04-30T10:46:00Z" w16du:dateUtc="2024-04-30T08:46:00Z">
        <w:r w:rsidR="00FC3C81" w:rsidRPr="00FC3C81">
          <w:t xml:space="preserve"> category</w:t>
        </w:r>
      </w:ins>
      <w:r w:rsidRPr="00FC3C81">
        <w:t xml:space="preserve">) of the HISTRHÔNE database, despite the fact that the stationarity hypothesis of the Poisson test over the 1500-2020 period was not rejected </w:t>
      </w:r>
      <w:r w:rsidRPr="003D20D3">
        <w:t>(</w:t>
      </w:r>
      <w:ins w:id="1438" w:author="Mathieu Lucas" w:date="2024-05-06T16:37:00Z" w16du:dateUtc="2024-05-06T14:37:00Z">
        <w:r w:rsidR="003D20D3" w:rsidRPr="003D20D3">
          <w:fldChar w:fldCharType="begin"/>
        </w:r>
        <w:r w:rsidR="003D20D3" w:rsidRPr="003D20D3">
          <w:instrText xml:space="preserve"> REF _Ref165904011 \h </w:instrText>
        </w:r>
      </w:ins>
      <w:r w:rsidR="003D20D3">
        <w:instrText xml:space="preserve"> \* MERGEFORMAT </w:instrText>
      </w:r>
      <w:r w:rsidR="003D20D3" w:rsidRPr="003D20D3">
        <w:fldChar w:fldCharType="separate"/>
      </w:r>
      <w:ins w:id="1439" w:author="Mathieu Lucas" w:date="2024-05-06T17:08:00Z" w16du:dateUtc="2024-05-06T15:08:00Z">
        <w:r w:rsidR="007A5054" w:rsidRPr="007A5054">
          <w:rPr>
            <w:rPrChange w:id="1440" w:author="Mathieu Lucas" w:date="2024-05-06T17:08:00Z" w16du:dateUtc="2024-05-06T15:08:00Z">
              <w:rPr>
                <w:b/>
                <w:bCs/>
              </w:rPr>
            </w:rPrChange>
          </w:rPr>
          <w:t xml:space="preserve">Figure </w:t>
        </w:r>
        <w:r w:rsidR="007A5054" w:rsidRPr="007A5054">
          <w:rPr>
            <w:noProof/>
            <w:rPrChange w:id="1441" w:author="Mathieu Lucas" w:date="2024-05-06T17:08:00Z" w16du:dateUtc="2024-05-06T15:08:00Z">
              <w:rPr>
                <w:noProof/>
                <w:sz w:val="20"/>
                <w:szCs w:val="20"/>
              </w:rPr>
            </w:rPrChange>
          </w:rPr>
          <w:t>1</w:t>
        </w:r>
      </w:ins>
      <w:ins w:id="1442" w:author="Mathieu Lucas" w:date="2024-05-06T16:37:00Z" w16du:dateUtc="2024-05-06T14:37:00Z">
        <w:r w:rsidR="003D20D3" w:rsidRPr="003D20D3">
          <w:fldChar w:fldCharType="end"/>
        </w:r>
        <w:r w:rsidR="003D20D3" w:rsidRPr="003D20D3">
          <w:t>b)</w:t>
        </w:r>
      </w:ins>
      <w:del w:id="1443" w:author="Mathieu Lucas" w:date="2024-05-06T16:37:00Z" w16du:dateUtc="2024-05-06T14:37:00Z">
        <w:r w:rsidR="00A34572" w:rsidRPr="00FC3C81" w:rsidDel="003D20D3">
          <w:fldChar w:fldCharType="begin"/>
        </w:r>
        <w:r w:rsidR="00A34572" w:rsidRPr="00FC3C81" w:rsidDel="003D20D3">
          <w:delInstrText xml:space="preserve"> REF _Ref152838163 </w:delInstrText>
        </w:r>
        <w:r w:rsidR="00A34572" w:rsidRPr="00FC3C81" w:rsidDel="003D20D3">
          <w:fldChar w:fldCharType="separate"/>
        </w:r>
        <w:r w:rsidR="00EC3AA6" w:rsidRPr="00FC3C81" w:rsidDel="003D20D3">
          <w:rPr>
            <w:bCs/>
            <w:i/>
          </w:rPr>
          <w:delText xml:space="preserve">Figure </w:delText>
        </w:r>
        <w:r w:rsidR="00EC3AA6" w:rsidRPr="00FC3C81" w:rsidDel="003D20D3">
          <w:rPr>
            <w:bCs/>
            <w:i/>
            <w:noProof/>
          </w:rPr>
          <w:delText>2</w:delText>
        </w:r>
        <w:r w:rsidR="00A34572" w:rsidRPr="00FC3C81" w:rsidDel="003D20D3">
          <w:fldChar w:fldCharType="end"/>
        </w:r>
        <w:r w:rsidRPr="00FC3C81" w:rsidDel="003D20D3">
          <w:delText>)</w:delText>
        </w:r>
      </w:del>
      <w:r w:rsidRPr="00FC3C81">
        <w:t xml:space="preserve">. Once again, we can compare the rate of occurrence of floods above the threshold </w:t>
      </w:r>
      <w:r w:rsidRPr="00FC3C81">
        <w:rPr>
          <w:i/>
        </w:rPr>
        <w:t>S</w:t>
      </w:r>
      <w:r w:rsidRPr="00FC3C81">
        <w:t xml:space="preserve"> = 9000 m</w:t>
      </w:r>
      <w:r w:rsidRPr="00FC3C81">
        <w:rPr>
          <w:vertAlign w:val="superscript"/>
        </w:rPr>
        <w:t>3</w:t>
      </w:r>
      <w:r w:rsidRPr="00FC3C81">
        <w:t xml:space="preserve">/s for each of the two samples. For the historical sample, 13 floods were observed </w:t>
      </w:r>
      <w:r w:rsidR="00A37061" w:rsidRPr="00FC3C81">
        <w:t>over</w:t>
      </w:r>
      <w:r w:rsidRPr="00FC3C81">
        <w:t xml:space="preserve"> 316 years, i.e. </w:t>
      </w:r>
      <w:r w:rsidR="00A34572" w:rsidRPr="00FC3C81">
        <w:t>one exceedance every 24 years</w:t>
      </w:r>
      <w:r w:rsidRPr="00FC3C81">
        <w:t xml:space="preserve">. For the systematic sample, there were 14 floods over a period of 205 years, i.e. </w:t>
      </w:r>
      <w:r w:rsidR="00A34572" w:rsidRPr="00FC3C81">
        <w:t>one exceedance every 15 years</w:t>
      </w:r>
      <w:r w:rsidRPr="00FC3C81">
        <w:t xml:space="preserve">. </w:t>
      </w:r>
      <w:r w:rsidR="00A34572" w:rsidRPr="00FC3C81">
        <w:t xml:space="preserve">This larger frequency of </w:t>
      </w:r>
      <w:r w:rsidR="00A34572" w:rsidRPr="00FC3C81">
        <w:rPr>
          <w:i/>
        </w:rPr>
        <w:t>S</w:t>
      </w:r>
      <w:r w:rsidR="00A34572" w:rsidRPr="00FC3C81">
        <w:t xml:space="preserve"> exce</w:t>
      </w:r>
      <w:r w:rsidR="0071123F" w:rsidRPr="00FC3C81">
        <w:t>e</w:t>
      </w:r>
      <w:r w:rsidR="00A34572" w:rsidRPr="00FC3C81">
        <w:t xml:space="preserve">dances </w:t>
      </w:r>
      <w:r w:rsidRPr="00FC3C81">
        <w:t xml:space="preserve">of the systematic period, whether due to sampling variability, climatic variability or the non-exhaustiveness of the historical data, leads to the estimation of a higher perception threshold and/or a shorter historical </w:t>
      </w:r>
      <w:r w:rsidR="000772EB" w:rsidRPr="00FC3C81">
        <w:t>period length</w:t>
      </w:r>
      <w:r w:rsidRPr="00FC3C81">
        <w:t>.</w:t>
      </w:r>
    </w:p>
    <w:p w14:paraId="154B2EF6" w14:textId="7916F0F1" w:rsidR="00A34572" w:rsidRPr="00FC3C81" w:rsidRDefault="002A7B8E" w:rsidP="00A34572">
      <w:pPr>
        <w:pStyle w:val="Titre1"/>
        <w:numPr>
          <w:ilvl w:val="1"/>
          <w:numId w:val="2"/>
        </w:numPr>
        <w:jc w:val="both"/>
      </w:pPr>
      <w:r w:rsidRPr="00FC3C81">
        <w:t xml:space="preserve">Refining prior distributions of the perception threshold and the historical period </w:t>
      </w:r>
      <w:r w:rsidR="000772EB" w:rsidRPr="00FC3C81">
        <w:t>length</w:t>
      </w:r>
    </w:p>
    <w:p w14:paraId="7D664AED" w14:textId="0ED0787D" w:rsidR="00EA7F68" w:rsidDel="00B467F9" w:rsidRDefault="00A34572">
      <w:pPr>
        <w:pStyle w:val="Style1"/>
        <w:rPr>
          <w:del w:id="1444" w:author="Mathieu Lucas" w:date="2024-05-03T14:46:00Z" w16du:dateUtc="2024-05-03T12:46:00Z"/>
        </w:rPr>
      </w:pPr>
      <w:r w:rsidRPr="00FC3C81">
        <w:t xml:space="preserve">The previous </w:t>
      </w:r>
      <w:r w:rsidR="00BE455D" w:rsidRPr="00FC3C81">
        <w:t xml:space="preserve">analysis is </w:t>
      </w:r>
      <w:r w:rsidRPr="00FC3C81">
        <w:t>refined using narrower</w:t>
      </w:r>
      <w:r w:rsidR="00BE455D" w:rsidRPr="00FC3C81">
        <w:t xml:space="preserve"> </w:t>
      </w:r>
      <w:r w:rsidR="00E41C0E" w:rsidRPr="00FC3C81">
        <w:t>prior</w:t>
      </w:r>
      <w:r w:rsidR="00BE455D" w:rsidRPr="00FC3C81">
        <w:t xml:space="preserve"> distributions o</w:t>
      </w:r>
      <w:r w:rsidR="00823099" w:rsidRPr="00FC3C81">
        <w:t>f</w:t>
      </w:r>
      <w:r w:rsidR="00BE455D" w:rsidRPr="00FC3C81">
        <w:t xml:space="preserve"> the perception threshold </w:t>
      </w:r>
      <w:r w:rsidR="00BE455D" w:rsidRPr="00FC3C81">
        <w:rPr>
          <w:i/>
        </w:rPr>
        <w:t>S</w:t>
      </w:r>
      <w:r w:rsidR="00BE455D" w:rsidRPr="00FC3C81">
        <w:t xml:space="preserve"> and the starting date</w:t>
      </w:r>
      <w:r w:rsidR="00BE455D" w:rsidRPr="00FC3C81">
        <w:rPr>
          <w:i/>
        </w:rPr>
        <w:t xml:space="preserve"> t</w:t>
      </w:r>
      <w:r w:rsidR="00BE455D" w:rsidRPr="00FC3C81">
        <w:rPr>
          <w:rFonts w:ascii="Cambria Math" w:hAnsi="Cambria Math" w:cs="Cambria Math"/>
          <w:i/>
          <w:vertAlign w:val="superscript"/>
        </w:rPr>
        <w:t>∗</w:t>
      </w:r>
      <w:r w:rsidR="00BE455D" w:rsidRPr="00FC3C81">
        <w:t xml:space="preserve"> of the historical period. A comparison of the </w:t>
      </w:r>
      <w:r w:rsidR="0071123F" w:rsidRPr="00FC3C81">
        <w:t xml:space="preserve">Binomial </w:t>
      </w:r>
      <w:r w:rsidR="00BE455D" w:rsidRPr="00FC3C81">
        <w:rPr>
          <w:i/>
        </w:rPr>
        <w:t>model</w:t>
      </w:r>
      <w:ins w:id="1445" w:author="Mathieu Lucas" w:date="2024-05-06T16:38:00Z" w16du:dateUtc="2024-05-06T14:38:00Z">
        <w:r w:rsidR="003D20D3">
          <w:rPr>
            <w:i/>
          </w:rPr>
          <w:t xml:space="preserve">s D and </w:t>
        </w:r>
      </w:ins>
      <w:del w:id="1446" w:author="Mathieu Lucas" w:date="2024-05-06T16:38:00Z" w16du:dateUtc="2024-05-06T14:38:00Z">
        <w:r w:rsidR="00BE455D" w:rsidRPr="00FC3C81" w:rsidDel="003D20D3">
          <w:rPr>
            <w:i/>
          </w:rPr>
          <w:delText xml:space="preserve"> </w:delText>
        </w:r>
      </w:del>
      <w:r w:rsidR="00BE455D" w:rsidRPr="00FC3C81">
        <w:rPr>
          <w:i/>
        </w:rPr>
        <w:t>D</w:t>
      </w:r>
      <w:r w:rsidR="00BE455D" w:rsidRPr="00FC3C81">
        <w:rPr>
          <w:rFonts w:ascii="Cambria Math" w:hAnsi="Cambria Math" w:cs="Cambria Math"/>
          <w:i/>
          <w:vertAlign w:val="superscript"/>
        </w:rPr>
        <w:t>∗</w:t>
      </w:r>
      <w:r w:rsidR="00BE455D" w:rsidRPr="00FC3C81">
        <w:t xml:space="preserve"> and the AMAX GEV 1816-2020 model is presented in </w:t>
      </w:r>
      <w:ins w:id="1447" w:author="Mathieu Lucas" w:date="2024-05-06T16:37:00Z" w16du:dateUtc="2024-05-06T14:37:00Z">
        <w:r w:rsidR="003D20D3" w:rsidRPr="003D20D3">
          <w:fldChar w:fldCharType="begin"/>
        </w:r>
        <w:r w:rsidR="003D20D3" w:rsidRPr="003D20D3">
          <w:instrText xml:space="preserve"> REF _Ref165905892 \h </w:instrText>
        </w:r>
      </w:ins>
      <w:r w:rsidR="003D20D3">
        <w:instrText xml:space="preserve"> \* MERGEFORMAT </w:instrText>
      </w:r>
      <w:r w:rsidR="003D20D3" w:rsidRPr="003D20D3">
        <w:fldChar w:fldCharType="separate"/>
      </w:r>
      <w:ins w:id="1448" w:author="Mathieu Lucas" w:date="2024-05-06T17:08:00Z" w16du:dateUtc="2024-05-06T15:08:00Z">
        <w:r w:rsidR="007A5054" w:rsidRPr="007A5054">
          <w:rPr>
            <w:rPrChange w:id="1449" w:author="Mathieu Lucas" w:date="2024-05-06T17:08:00Z" w16du:dateUtc="2024-05-06T15:08:00Z">
              <w:rPr>
                <w:b/>
                <w:bCs/>
              </w:rPr>
            </w:rPrChange>
          </w:rPr>
          <w:t xml:space="preserve">Figure </w:t>
        </w:r>
        <w:r w:rsidR="007A5054" w:rsidRPr="007A5054">
          <w:rPr>
            <w:noProof/>
            <w:rPrChange w:id="1450" w:author="Mathieu Lucas" w:date="2024-05-06T17:08:00Z" w16du:dateUtc="2024-05-06T15:08:00Z">
              <w:rPr>
                <w:noProof/>
                <w:sz w:val="20"/>
                <w:szCs w:val="20"/>
              </w:rPr>
            </w:rPrChange>
          </w:rPr>
          <w:t>7</w:t>
        </w:r>
      </w:ins>
      <w:ins w:id="1451" w:author="Mathieu Lucas" w:date="2024-05-06T16:37:00Z" w16du:dateUtc="2024-05-06T14:37:00Z">
        <w:r w:rsidR="003D20D3" w:rsidRPr="003D20D3">
          <w:fldChar w:fldCharType="end"/>
        </w:r>
        <w:r w:rsidR="003D20D3" w:rsidRPr="003D20D3">
          <w:t xml:space="preserve">a </w:t>
        </w:r>
      </w:ins>
      <w:del w:id="1452" w:author="Mathieu Lucas" w:date="2024-05-06T16:37:00Z" w16du:dateUtc="2024-05-06T14:37:00Z">
        <w:r w:rsidR="00BE455D" w:rsidRPr="00FC3C81" w:rsidDel="003D20D3">
          <w:fldChar w:fldCharType="begin"/>
        </w:r>
        <w:r w:rsidR="00BE455D" w:rsidRPr="00FC3C81" w:rsidDel="003D20D3">
          <w:delInstrText>REF _Ref142646050 \h</w:delInstrText>
        </w:r>
        <w:r w:rsidR="00BE455D" w:rsidRPr="00FC3C81" w:rsidDel="003D20D3">
          <w:fldChar w:fldCharType="separate"/>
        </w:r>
        <w:r w:rsidR="00EC3AA6" w:rsidRPr="00FC3C81" w:rsidDel="003D20D3">
          <w:rPr>
            <w:bCs/>
            <w:i/>
          </w:rPr>
          <w:delText xml:space="preserve">Figure </w:delText>
        </w:r>
        <w:r w:rsidR="00EC3AA6" w:rsidRPr="00FC3C81" w:rsidDel="003D20D3">
          <w:rPr>
            <w:bCs/>
            <w:i/>
            <w:noProof/>
          </w:rPr>
          <w:delText>11</w:delText>
        </w:r>
        <w:r w:rsidR="00BE455D" w:rsidRPr="00FC3C81" w:rsidDel="003D20D3">
          <w:fldChar w:fldCharType="end"/>
        </w:r>
        <w:r w:rsidR="00BE455D" w:rsidRPr="00FC3C81" w:rsidDel="003D20D3">
          <w:delText xml:space="preserve"> </w:delText>
        </w:r>
      </w:del>
      <w:r w:rsidR="00A37061" w:rsidRPr="00FC3C81">
        <w:t>and</w:t>
      </w:r>
      <w:r w:rsidR="00BE455D" w:rsidRPr="00FC3C81">
        <w:t xml:space="preserve"> </w:t>
      </w:r>
      <w:del w:id="1453" w:author="Mathieu Lucas" w:date="2024-05-03T15:04:00Z" w16du:dateUtc="2024-05-03T13:04:00Z">
        <w:r w:rsidR="00BE455D" w:rsidRPr="00FC3C81" w:rsidDel="00E7594F">
          <w:fldChar w:fldCharType="begin"/>
        </w:r>
        <w:r w:rsidR="00BE455D" w:rsidRPr="00FC3C81" w:rsidDel="00E7594F">
          <w:delInstrText>REF _Ref142577637 \h</w:delInstrText>
        </w:r>
        <w:r w:rsidR="00BE455D" w:rsidRPr="00FC3C81" w:rsidDel="00E7594F">
          <w:fldChar w:fldCharType="separate"/>
        </w:r>
        <w:r w:rsidR="00EC3AA6" w:rsidRPr="00FC3C81" w:rsidDel="00E7594F">
          <w:rPr>
            <w:i/>
          </w:rPr>
          <w:delText xml:space="preserve">Table </w:delText>
        </w:r>
        <w:r w:rsidR="00EC3AA6" w:rsidRPr="00FC3C81" w:rsidDel="00E7594F">
          <w:rPr>
            <w:i/>
            <w:noProof/>
          </w:rPr>
          <w:delText>2</w:delText>
        </w:r>
        <w:r w:rsidR="00BE455D" w:rsidRPr="00FC3C81" w:rsidDel="00E7594F">
          <w:fldChar w:fldCharType="end"/>
        </w:r>
      </w:del>
      <w:ins w:id="1454" w:author="Mathieu Lucas" w:date="2024-05-03T15:04:00Z" w16du:dateUtc="2024-05-03T13:04:00Z">
        <w:r w:rsidR="00E7594F" w:rsidRPr="00FC3C81">
          <w:fldChar w:fldCharType="begin"/>
        </w:r>
        <w:r w:rsidR="00E7594F" w:rsidRPr="00FC3C81">
          <w:instrText>REF _Ref142577637 \h</w:instrText>
        </w:r>
      </w:ins>
      <w:ins w:id="1455" w:author="Mathieu Lucas" w:date="2024-05-03T15:04:00Z" w16du:dateUtc="2024-05-03T13:04:00Z">
        <w:r w:rsidR="00E7594F" w:rsidRPr="00FC3C81">
          <w:fldChar w:fldCharType="end"/>
        </w:r>
      </w:ins>
      <w:r w:rsidR="00BE455D" w:rsidRPr="00FC3C81">
        <w:t xml:space="preserve">. It can be seen that the uncertainty of the quantiles is </w:t>
      </w:r>
      <w:r w:rsidR="00A37061" w:rsidRPr="00FC3C81">
        <w:t xml:space="preserve">smaller </w:t>
      </w:r>
      <w:r w:rsidR="00BE455D" w:rsidRPr="00FC3C81">
        <w:t xml:space="preserve">by about 15% compared to the reference for </w:t>
      </w:r>
      <w:r w:rsidR="00BE455D" w:rsidRPr="00FC3C81">
        <w:rPr>
          <w:i/>
        </w:rPr>
        <w:t>Q100</w:t>
      </w:r>
      <w:r w:rsidR="00BE455D" w:rsidRPr="00FC3C81">
        <w:t xml:space="preserve"> and </w:t>
      </w:r>
      <w:r w:rsidR="00BE455D" w:rsidRPr="00FC3C81">
        <w:rPr>
          <w:i/>
        </w:rPr>
        <w:t>Q1000</w:t>
      </w:r>
      <w:r w:rsidR="00BE455D" w:rsidRPr="00FC3C81">
        <w:t xml:space="preserve">. </w:t>
      </w:r>
      <w:r w:rsidR="00BE455D" w:rsidRPr="00FC3C81">
        <w:rPr>
          <w:i/>
        </w:rPr>
        <w:t>Maxpost</w:t>
      </w:r>
      <w:r w:rsidR="00BE455D" w:rsidRPr="00FC3C81">
        <w:t xml:space="preserve"> estimates are also reduced by approximately 3% for both return periods. The use of historical floods therefore appears relevant to reduce the uncertainty of the quantiles, even in the case where </w:t>
      </w:r>
      <w:r w:rsidR="00BE455D" w:rsidRPr="00FC3C81">
        <w:rPr>
          <w:i/>
        </w:rPr>
        <w:t>S</w:t>
      </w:r>
      <w:r w:rsidR="00BE455D" w:rsidRPr="00FC3C81">
        <w:t xml:space="preserve"> and </w:t>
      </w:r>
      <w:r w:rsidR="00BE455D" w:rsidRPr="00FC3C81">
        <w:rPr>
          <w:i/>
        </w:rPr>
        <w:t>n</w:t>
      </w:r>
      <w:r w:rsidR="00BE455D" w:rsidRPr="00FC3C81">
        <w:t xml:space="preserve"> are uncertain. </w:t>
      </w:r>
      <w:ins w:id="1456" w:author="Mathieu Lucas" w:date="2024-05-03T14:46:00Z" w16du:dateUtc="2024-05-03T12:46:00Z">
        <w:r w:rsidR="00B467F9" w:rsidRPr="00B467F9">
          <w:t xml:space="preserve">It can also be noted that the elicitation of more informative priors (see Falconer et al., 2022 for a methodological </w:t>
        </w:r>
      </w:ins>
      <w:ins w:id="1457" w:author="Mathieu Lucas" w:date="2024-05-03T14:50:00Z" w16du:dateUtc="2024-05-03T12:50:00Z">
        <w:r w:rsidR="00CB0AFD">
          <w:t>review</w:t>
        </w:r>
      </w:ins>
      <w:ins w:id="1458" w:author="Mathieu Lucas" w:date="2024-05-03T14:46:00Z" w16du:dateUtc="2024-05-03T12:46:00Z">
        <w:r w:rsidR="00B467F9" w:rsidRPr="00B467F9">
          <w:t>) reduced the standard deviation of the posterior distribution for Q1000 by about 25% (comparison of model D with vague priors on S and t*, and model D</w:t>
        </w:r>
        <w:r w:rsidR="00B467F9" w:rsidRPr="00B467F9">
          <w:rPr>
            <w:rFonts w:ascii="Cambria Math" w:hAnsi="Cambria Math" w:cs="Cambria Math"/>
          </w:rPr>
          <w:t>∗</w:t>
        </w:r>
        <w:r w:rsidR="00B467F9" w:rsidRPr="00B467F9">
          <w:t xml:space="preserve"> with refined priors).</w:t>
        </w:r>
      </w:ins>
      <w:del w:id="1459" w:author="Mathieu Lucas" w:date="2024-05-03T14:46:00Z" w16du:dateUtc="2024-05-03T12:46:00Z">
        <w:r w:rsidR="00BE455D" w:rsidRPr="00FC3C81" w:rsidDel="00B467F9">
          <w:delText xml:space="preserve">It can also be noted that the elicitation of more informative </w:delText>
        </w:r>
        <w:r w:rsidR="00E41C0E" w:rsidRPr="00FC3C81" w:rsidDel="00B467F9">
          <w:delText>priors</w:delText>
        </w:r>
        <w:r w:rsidR="00BE455D" w:rsidRPr="00FC3C81" w:rsidDel="00B467F9">
          <w:delText xml:space="preserve"> reduced the standard deviation of the posterior distribution for </w:delText>
        </w:r>
        <w:r w:rsidR="00BE455D" w:rsidRPr="00FC3C81" w:rsidDel="00B467F9">
          <w:rPr>
            <w:i/>
          </w:rPr>
          <w:delText xml:space="preserve">Q1000 </w:delText>
        </w:r>
        <w:r w:rsidR="00BE455D" w:rsidRPr="00FC3C81" w:rsidDel="00B467F9">
          <w:delText xml:space="preserve">by about 25% (comparison of </w:delText>
        </w:r>
        <w:r w:rsidR="00BE455D" w:rsidRPr="00FC3C81" w:rsidDel="00B467F9">
          <w:rPr>
            <w:i/>
          </w:rPr>
          <w:delText>model D</w:delText>
        </w:r>
        <w:r w:rsidR="00BE455D" w:rsidRPr="00FC3C81" w:rsidDel="00B467F9">
          <w:delText xml:space="preserve"> and</w:delText>
        </w:r>
        <w:r w:rsidR="00BE455D" w:rsidRPr="00FC3C81" w:rsidDel="00B467F9">
          <w:rPr>
            <w:i/>
          </w:rPr>
          <w:delText xml:space="preserve"> model D</w:delText>
        </w:r>
        <w:r w:rsidR="00BE455D" w:rsidRPr="00FC3C81" w:rsidDel="00B467F9">
          <w:rPr>
            <w:rFonts w:ascii="Cambria Math" w:hAnsi="Cambria Math" w:cs="Cambria Math"/>
            <w:i/>
            <w:vertAlign w:val="superscript"/>
          </w:rPr>
          <w:delText>∗</w:delText>
        </w:r>
        <w:r w:rsidR="00BE455D" w:rsidRPr="00FC3C81" w:rsidDel="00B467F9">
          <w:delText>).</w:delText>
        </w:r>
      </w:del>
    </w:p>
    <w:p w14:paraId="2BD90571" w14:textId="77777777" w:rsidR="00B467F9" w:rsidRPr="00FC3C81" w:rsidRDefault="00B467F9">
      <w:pPr>
        <w:pStyle w:val="Style1"/>
        <w:rPr>
          <w:ins w:id="1460" w:author="Mathieu Lucas" w:date="2024-05-03T14:46:00Z" w16du:dateUtc="2024-05-03T12:46:00Z"/>
        </w:rPr>
      </w:pPr>
    </w:p>
    <w:p w14:paraId="58555225" w14:textId="3A3B07D6" w:rsidR="00EA7F68" w:rsidRDefault="00BE455D">
      <w:pPr>
        <w:pStyle w:val="Style1"/>
        <w:rPr>
          <w:ins w:id="1461" w:author="Mathieu Lucas" w:date="2024-05-06T15:29:00Z" w16du:dateUtc="2024-05-06T13:29:00Z"/>
        </w:rPr>
      </w:pPr>
      <w:r w:rsidRPr="00FC3C81">
        <w:t xml:space="preserve">The posterior distributions of </w:t>
      </w:r>
      <w:r w:rsidRPr="00FC3C81">
        <w:rPr>
          <w:i/>
        </w:rPr>
        <w:t>S</w:t>
      </w:r>
      <w:r w:rsidRPr="00FC3C81">
        <w:t xml:space="preserve"> and </w:t>
      </w:r>
      <w:r w:rsidRPr="00FC3C81">
        <w:rPr>
          <w:i/>
        </w:rPr>
        <w:t>t</w:t>
      </w:r>
      <w:r w:rsidRPr="00FC3C81">
        <w:rPr>
          <w:rFonts w:ascii="Cambria Math" w:hAnsi="Cambria Math" w:cs="Cambria Math"/>
          <w:i/>
          <w:vertAlign w:val="superscript"/>
        </w:rPr>
        <w:t>∗</w:t>
      </w:r>
      <w:r w:rsidRPr="00FC3C81">
        <w:t xml:space="preserve"> are shown in </w:t>
      </w:r>
      <w:ins w:id="1462" w:author="Mathieu Lucas" w:date="2024-05-06T16:39:00Z" w16du:dateUtc="2024-05-06T14:39:00Z">
        <w:r w:rsidR="00066A68" w:rsidRPr="003D20D3">
          <w:fldChar w:fldCharType="begin"/>
        </w:r>
        <w:r w:rsidR="00066A68" w:rsidRPr="003D20D3">
          <w:instrText xml:space="preserve"> REF _Ref165905892 \h </w:instrText>
        </w:r>
        <w:r w:rsidR="00066A68">
          <w:instrText xml:space="preserve"> \* MERGEFORMAT </w:instrText>
        </w:r>
      </w:ins>
      <w:ins w:id="1463" w:author="Mathieu Lucas" w:date="2024-05-06T16:39:00Z" w16du:dateUtc="2024-05-06T14:39:00Z">
        <w:r w:rsidR="00066A68" w:rsidRPr="003D20D3">
          <w:fldChar w:fldCharType="separate"/>
        </w:r>
      </w:ins>
      <w:ins w:id="1464" w:author="Mathieu Lucas" w:date="2024-05-06T17:08:00Z" w16du:dateUtc="2024-05-06T15:08:00Z">
        <w:r w:rsidR="007A5054" w:rsidRPr="007A5054">
          <w:rPr>
            <w:rPrChange w:id="1465" w:author="Mathieu Lucas" w:date="2024-05-06T17:08:00Z" w16du:dateUtc="2024-05-06T15:08:00Z">
              <w:rPr>
                <w:b/>
                <w:bCs/>
              </w:rPr>
            </w:rPrChange>
          </w:rPr>
          <w:t xml:space="preserve">Figure </w:t>
        </w:r>
        <w:r w:rsidR="007A5054" w:rsidRPr="007A5054">
          <w:rPr>
            <w:noProof/>
            <w:rPrChange w:id="1466" w:author="Mathieu Lucas" w:date="2024-05-06T17:08:00Z" w16du:dateUtc="2024-05-06T15:08:00Z">
              <w:rPr>
                <w:noProof/>
                <w:sz w:val="20"/>
                <w:szCs w:val="20"/>
              </w:rPr>
            </w:rPrChange>
          </w:rPr>
          <w:t>7</w:t>
        </w:r>
      </w:ins>
      <w:ins w:id="1467" w:author="Mathieu Lucas" w:date="2024-05-06T16:39:00Z" w16du:dateUtc="2024-05-06T14:39:00Z">
        <w:r w:rsidR="00066A68" w:rsidRPr="003D20D3">
          <w:fldChar w:fldCharType="end"/>
        </w:r>
        <w:r w:rsidR="00066A68">
          <w:t>b</w:t>
        </w:r>
      </w:ins>
      <w:del w:id="1468" w:author="Mathieu Lucas" w:date="2024-05-06T16:39:00Z" w16du:dateUtc="2024-05-06T14:39:00Z">
        <w:r w:rsidRPr="00FC3C81" w:rsidDel="00066A68">
          <w:fldChar w:fldCharType="begin"/>
        </w:r>
        <w:r w:rsidRPr="00FC3C81" w:rsidDel="00066A68">
          <w:delInstrText>REF _Ref142646240 \h</w:delInstrText>
        </w:r>
        <w:r w:rsidRPr="00FC3C81" w:rsidDel="00066A68">
          <w:fldChar w:fldCharType="separate"/>
        </w:r>
        <w:r w:rsidR="00EC3AA6" w:rsidRPr="00FC3C81" w:rsidDel="00066A68">
          <w:rPr>
            <w:bCs/>
            <w:i/>
          </w:rPr>
          <w:delText xml:space="preserve">Figure </w:delText>
        </w:r>
        <w:r w:rsidR="00EC3AA6" w:rsidRPr="00FC3C81" w:rsidDel="00066A68">
          <w:rPr>
            <w:bCs/>
            <w:i/>
            <w:noProof/>
          </w:rPr>
          <w:delText>12</w:delText>
        </w:r>
        <w:r w:rsidRPr="00FC3C81" w:rsidDel="00066A68">
          <w:fldChar w:fldCharType="end"/>
        </w:r>
      </w:del>
      <w:r w:rsidRPr="00FC3C81">
        <w:t>. Once again, the posterior</w:t>
      </w:r>
      <w:r w:rsidRPr="00FC3C81">
        <w:rPr>
          <w:i/>
        </w:rPr>
        <w:t xml:space="preserve"> </w:t>
      </w:r>
      <w:r w:rsidRPr="00FC3C81">
        <w:t>distribution of the perception threshold is shifted towards values higher than the assumed value of 9000 m</w:t>
      </w:r>
      <w:r w:rsidRPr="00FC3C81">
        <w:rPr>
          <w:vertAlign w:val="superscript"/>
        </w:rPr>
        <w:t>3</w:t>
      </w:r>
      <w:r w:rsidRPr="00FC3C81">
        <w:t xml:space="preserve">/s, with a </w:t>
      </w:r>
      <w:r w:rsidRPr="00FC3C81">
        <w:rPr>
          <w:i/>
        </w:rPr>
        <w:t>maxpost</w:t>
      </w:r>
      <w:r w:rsidRPr="00FC3C81">
        <w:t xml:space="preserve"> threshold at 9386 m</w:t>
      </w:r>
      <w:r w:rsidRPr="00FC3C81">
        <w:rPr>
          <w:vertAlign w:val="superscript"/>
        </w:rPr>
        <w:t>3</w:t>
      </w:r>
      <w:r w:rsidRPr="00FC3C81">
        <w:t xml:space="preserve">/s. The posterior distribution of </w:t>
      </w:r>
      <w:r w:rsidRPr="00FC3C81">
        <w:rPr>
          <w:i/>
        </w:rPr>
        <w:t>t</w:t>
      </w:r>
      <w:r w:rsidRPr="00FC3C81">
        <w:rPr>
          <w:rFonts w:ascii="Cambria Math" w:hAnsi="Cambria Math" w:cs="Cambria Math"/>
          <w:i/>
          <w:vertAlign w:val="superscript"/>
        </w:rPr>
        <w:t>∗</w:t>
      </w:r>
      <w:r w:rsidRPr="00FC3C81">
        <w:t xml:space="preserve"> is again very close to the </w:t>
      </w:r>
      <w:r w:rsidR="00E41C0E" w:rsidRPr="00FC3C81">
        <w:t>prior</w:t>
      </w:r>
      <w:r w:rsidRPr="00FC3C81">
        <w:t xml:space="preserve"> distribution, with a slightly higher density for the years close to the date of the first flood. The </w:t>
      </w:r>
      <w:r w:rsidRPr="00FC3C81">
        <w:rPr>
          <w:i/>
        </w:rPr>
        <w:t>maxpost</w:t>
      </w:r>
      <w:r w:rsidRPr="00FC3C81">
        <w:t xml:space="preserve"> estimate of </w:t>
      </w:r>
      <w:r w:rsidRPr="00FC3C81">
        <w:rPr>
          <w:i/>
        </w:rPr>
        <w:t>t</w:t>
      </w:r>
      <w:r w:rsidRPr="00FC3C81">
        <w:rPr>
          <w:rFonts w:ascii="Cambria Math" w:hAnsi="Cambria Math" w:cs="Cambria Math"/>
          <w:i/>
          <w:vertAlign w:val="superscript"/>
        </w:rPr>
        <w:t>∗</w:t>
      </w:r>
      <w:r w:rsidRPr="00FC3C81">
        <w:t xml:space="preserve"> is here 1526, i.e. a </w:t>
      </w:r>
      <w:r w:rsidR="000772EB" w:rsidRPr="00FC3C81">
        <w:t>length</w:t>
      </w:r>
      <w:r w:rsidRPr="00FC3C81">
        <w:t xml:space="preserve"> of the historical period 26 years shorter than expected. </w:t>
      </w:r>
      <w:del w:id="1469" w:author="Mathieu Lucas" w:date="2024-05-02T14:05:00Z" w16du:dateUtc="2024-05-02T12:05:00Z">
        <w:r w:rsidRPr="00FC3C81" w:rsidDel="00E90BA7">
          <w:delText>However</w:delText>
        </w:r>
      </w:del>
      <w:ins w:id="1470" w:author="Mathieu Lucas" w:date="2024-05-02T14:05:00Z" w16du:dateUtc="2024-05-02T12:05:00Z">
        <w:r w:rsidR="00E90BA7">
          <w:t>Therefore</w:t>
        </w:r>
      </w:ins>
      <w:r w:rsidRPr="00FC3C81">
        <w:t>, a doubt remains as to the completeness of the historical sample or the inter-sample stationarity as described in the previous section.</w:t>
      </w:r>
    </w:p>
    <w:p w14:paraId="5F9FC68F" w14:textId="77777777" w:rsidR="00920DF1" w:rsidRDefault="00920DF1">
      <w:pPr>
        <w:pStyle w:val="Style1"/>
        <w:keepNext/>
        <w:jc w:val="center"/>
        <w:rPr>
          <w:ins w:id="1471" w:author="Mathieu Lucas" w:date="2024-05-06T15:30:00Z" w16du:dateUtc="2024-05-06T13:30:00Z"/>
        </w:rPr>
        <w:pPrChange w:id="1472" w:author="Mathieu Lucas" w:date="2024-05-06T15:30:00Z" w16du:dateUtc="2024-05-06T13:30:00Z">
          <w:pPr>
            <w:pStyle w:val="Style1"/>
            <w:jc w:val="center"/>
          </w:pPr>
        </w:pPrChange>
      </w:pPr>
      <w:ins w:id="1473" w:author="Mathieu Lucas" w:date="2024-05-06T15:30:00Z" w16du:dateUtc="2024-05-06T13:30:00Z">
        <w:r>
          <w:rPr>
            <w:noProof/>
          </w:rPr>
          <w:lastRenderedPageBreak/>
          <w:drawing>
            <wp:inline distT="0" distB="0" distL="0" distR="0" wp14:anchorId="22177936" wp14:editId="4FDC2FAE">
              <wp:extent cx="5343110" cy="5608794"/>
              <wp:effectExtent l="0" t="0" r="0" b="0"/>
              <wp:docPr id="2478698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6772" cy="5612638"/>
                      </a:xfrm>
                      <a:prstGeom prst="rect">
                        <a:avLst/>
                      </a:prstGeom>
                      <a:noFill/>
                      <a:ln>
                        <a:noFill/>
                      </a:ln>
                    </pic:spPr>
                  </pic:pic>
                </a:graphicData>
              </a:graphic>
            </wp:inline>
          </w:drawing>
        </w:r>
      </w:ins>
    </w:p>
    <w:p w14:paraId="1038A735" w14:textId="30A167D0" w:rsidR="00920DF1" w:rsidRPr="00920DF1" w:rsidRDefault="00920DF1">
      <w:pPr>
        <w:pStyle w:val="Lgende"/>
        <w:jc w:val="center"/>
        <w:rPr>
          <w:sz w:val="20"/>
          <w:szCs w:val="20"/>
          <w:rPrChange w:id="1474" w:author="Mathieu Lucas" w:date="2024-05-06T15:31:00Z" w16du:dateUtc="2024-05-06T13:31:00Z">
            <w:rPr/>
          </w:rPrChange>
        </w:rPr>
        <w:pPrChange w:id="1475" w:author="Mathieu Lucas" w:date="2024-05-06T15:30:00Z" w16du:dateUtc="2024-05-06T13:30:00Z">
          <w:pPr>
            <w:pStyle w:val="Style1"/>
          </w:pPr>
        </w:pPrChange>
      </w:pPr>
      <w:bookmarkStart w:id="1476" w:name="_Ref165905892"/>
      <w:ins w:id="1477" w:author="Mathieu Lucas" w:date="2024-05-06T15:30:00Z" w16du:dateUtc="2024-05-06T13:30:00Z">
        <w:r w:rsidRPr="00920DF1">
          <w:rPr>
            <w:sz w:val="20"/>
            <w:szCs w:val="20"/>
            <w:rPrChange w:id="1478" w:author="Mathieu Lucas" w:date="2024-05-06T15:31:00Z" w16du:dateUtc="2024-05-06T13:31:00Z">
              <w:rPr>
                <w:b/>
                <w:bCs/>
              </w:rPr>
            </w:rPrChange>
          </w:rPr>
          <w:t xml:space="preserve">Figure </w:t>
        </w:r>
        <w:r w:rsidRPr="00920DF1">
          <w:rPr>
            <w:sz w:val="20"/>
            <w:szCs w:val="20"/>
            <w:rPrChange w:id="1479" w:author="Mathieu Lucas" w:date="2024-05-06T15:31:00Z" w16du:dateUtc="2024-05-06T13:31:00Z">
              <w:rPr>
                <w:b/>
                <w:bCs/>
              </w:rPr>
            </w:rPrChange>
          </w:rPr>
          <w:fldChar w:fldCharType="begin"/>
        </w:r>
        <w:r w:rsidRPr="00920DF1">
          <w:rPr>
            <w:sz w:val="20"/>
            <w:szCs w:val="20"/>
            <w:rPrChange w:id="1480" w:author="Mathieu Lucas" w:date="2024-05-06T15:31:00Z" w16du:dateUtc="2024-05-06T13:31:00Z">
              <w:rPr>
                <w:b/>
                <w:bCs/>
              </w:rPr>
            </w:rPrChange>
          </w:rPr>
          <w:instrText xml:space="preserve"> SEQ Figure \* ARABIC </w:instrText>
        </w:r>
      </w:ins>
      <w:r w:rsidRPr="00920DF1">
        <w:rPr>
          <w:sz w:val="20"/>
          <w:szCs w:val="20"/>
          <w:rPrChange w:id="1481" w:author="Mathieu Lucas" w:date="2024-05-06T15:31:00Z" w16du:dateUtc="2024-05-06T13:31:00Z">
            <w:rPr>
              <w:b/>
              <w:bCs/>
            </w:rPr>
          </w:rPrChange>
        </w:rPr>
        <w:fldChar w:fldCharType="separate"/>
      </w:r>
      <w:ins w:id="1482" w:author="Mathieu Lucas" w:date="2024-05-06T17:08:00Z" w16du:dateUtc="2024-05-06T15:08:00Z">
        <w:r w:rsidR="007A5054">
          <w:rPr>
            <w:noProof/>
            <w:sz w:val="20"/>
            <w:szCs w:val="20"/>
          </w:rPr>
          <w:t>7</w:t>
        </w:r>
      </w:ins>
      <w:ins w:id="1483" w:author="Mathieu Lucas" w:date="2024-05-06T15:30:00Z" w16du:dateUtc="2024-05-06T13:30:00Z">
        <w:r w:rsidRPr="00920DF1">
          <w:rPr>
            <w:sz w:val="20"/>
            <w:szCs w:val="20"/>
            <w:rPrChange w:id="1484" w:author="Mathieu Lucas" w:date="2024-05-06T15:31:00Z" w16du:dateUtc="2024-05-06T13:31:00Z">
              <w:rPr>
                <w:b/>
                <w:bCs/>
              </w:rPr>
            </w:rPrChange>
          </w:rPr>
          <w:fldChar w:fldCharType="end"/>
        </w:r>
        <w:bookmarkEnd w:id="1476"/>
        <w:r w:rsidRPr="00920DF1">
          <w:rPr>
            <w:sz w:val="20"/>
            <w:szCs w:val="20"/>
            <w:rPrChange w:id="1485" w:author="Mathieu Lucas" w:date="2024-05-06T15:31:00Z" w16du:dateUtc="2024-05-06T13:31:00Z">
              <w:rPr>
                <w:b/>
                <w:bCs/>
              </w:rPr>
            </w:rPrChange>
          </w:rPr>
          <w:t>:</w:t>
        </w:r>
        <w:r w:rsidRPr="00920DF1">
          <w:rPr>
            <w:b w:val="0"/>
            <w:bCs w:val="0"/>
            <w:sz w:val="20"/>
            <w:szCs w:val="20"/>
            <w:rPrChange w:id="1486" w:author="Mathieu Lucas" w:date="2024-05-06T15:31:00Z" w16du:dateUtc="2024-05-06T13:31:00Z">
              <w:rPr>
                <w:b/>
                <w:bCs/>
              </w:rPr>
            </w:rPrChange>
          </w:rPr>
          <w:t xml:space="preserve"> </w:t>
        </w:r>
      </w:ins>
      <w:ins w:id="1487" w:author="Mathieu Lucas" w:date="2024-05-06T15:31:00Z" w16du:dateUtc="2024-05-06T13:31:00Z">
        <w:r w:rsidRPr="00920DF1">
          <w:rPr>
            <w:sz w:val="20"/>
            <w:szCs w:val="20"/>
            <w:rPrChange w:id="1488" w:author="Mathieu Lucas" w:date="2024-05-06T15:31:00Z" w16du:dateUtc="2024-05-06T13:31:00Z">
              <w:rPr>
                <w:b/>
                <w:bCs/>
              </w:rPr>
            </w:rPrChange>
          </w:rPr>
          <w:t>(a)</w:t>
        </w:r>
        <w:r w:rsidRPr="00920DF1">
          <w:rPr>
            <w:b w:val="0"/>
            <w:bCs w:val="0"/>
            <w:sz w:val="20"/>
            <w:szCs w:val="20"/>
            <w:rPrChange w:id="1489" w:author="Mathieu Lucas" w:date="2024-05-06T15:31:00Z" w16du:dateUtc="2024-05-06T13:31:00Z">
              <w:rPr>
                <w:b/>
                <w:bCs/>
              </w:rPr>
            </w:rPrChange>
          </w:rPr>
          <w:t xml:space="preserve"> Q100 and Q1000 floods with 95% credibility intervals displayed as error bars. AMAX long refers to an annual maximum sample on the 1816-2020 period; Mixed D* refers to a mixed sample (“historical” floods on the 1500-1815 period and AMAX for 1816-2020), with refined priors on S and t*. </w:t>
        </w:r>
        <w:r w:rsidRPr="00920DF1">
          <w:rPr>
            <w:sz w:val="20"/>
            <w:szCs w:val="20"/>
            <w:rPrChange w:id="1490" w:author="Mathieu Lucas" w:date="2024-05-06T15:31:00Z" w16du:dateUtc="2024-05-06T13:31:00Z">
              <w:rPr>
                <w:b/>
                <w:bCs/>
              </w:rPr>
            </w:rPrChange>
          </w:rPr>
          <w:t>(b)</w:t>
        </w:r>
        <w:r w:rsidRPr="00920DF1">
          <w:rPr>
            <w:b w:val="0"/>
            <w:bCs w:val="0"/>
            <w:sz w:val="20"/>
            <w:szCs w:val="20"/>
            <w:rPrChange w:id="1491" w:author="Mathieu Lucas" w:date="2024-05-06T15:31:00Z" w16du:dateUtc="2024-05-06T13:31:00Z">
              <w:rPr>
                <w:b/>
                <w:bCs/>
              </w:rPr>
            </w:rPrChange>
          </w:rPr>
          <w:t xml:space="preserve"> Posterior distributions of </w:t>
        </w:r>
        <w:r w:rsidRPr="00920DF1">
          <w:rPr>
            <w:sz w:val="20"/>
            <w:szCs w:val="20"/>
            <w:rPrChange w:id="1492" w:author="Mathieu Lucas" w:date="2024-05-06T15:31:00Z" w16du:dateUtc="2024-05-06T13:31:00Z">
              <w:rPr>
                <w:b/>
                <w:bCs/>
              </w:rPr>
            </w:rPrChange>
          </w:rPr>
          <w:t>(left)</w:t>
        </w:r>
        <w:r w:rsidRPr="00920DF1">
          <w:rPr>
            <w:b w:val="0"/>
            <w:bCs w:val="0"/>
            <w:sz w:val="20"/>
            <w:szCs w:val="20"/>
            <w:rPrChange w:id="1493" w:author="Mathieu Lucas" w:date="2024-05-06T15:31:00Z" w16du:dateUtc="2024-05-06T13:31:00Z">
              <w:rPr>
                <w:b/>
                <w:bCs/>
              </w:rPr>
            </w:rPrChange>
          </w:rPr>
          <w:t xml:space="preserve"> the perception threshold S; </w:t>
        </w:r>
        <w:r w:rsidRPr="00920DF1">
          <w:rPr>
            <w:sz w:val="20"/>
            <w:szCs w:val="20"/>
            <w:rPrChange w:id="1494" w:author="Mathieu Lucas" w:date="2024-05-06T15:31:00Z" w16du:dateUtc="2024-05-06T13:31:00Z">
              <w:rPr>
                <w:b/>
                <w:bCs/>
              </w:rPr>
            </w:rPrChange>
          </w:rPr>
          <w:t>(right)</w:t>
        </w:r>
        <w:r w:rsidRPr="00920DF1">
          <w:rPr>
            <w:b w:val="0"/>
            <w:bCs w:val="0"/>
            <w:sz w:val="20"/>
            <w:szCs w:val="20"/>
            <w:rPrChange w:id="1495" w:author="Mathieu Lucas" w:date="2024-05-06T15:31:00Z" w16du:dateUtc="2024-05-06T13:31:00Z">
              <w:rPr>
                <w:b/>
                <w:bCs/>
              </w:rPr>
            </w:rPrChange>
          </w:rPr>
          <w:t xml:space="preserve"> the starting date t</w:t>
        </w:r>
      </w:ins>
      <w:ins w:id="1496" w:author="Mathieu Lucas" w:date="2024-05-06T15:32:00Z" w16du:dateUtc="2024-05-06T13:32:00Z">
        <w:r w:rsidR="008D5144">
          <w:rPr>
            <w:rFonts w:ascii="Cambria Math" w:hAnsi="Cambria Math" w:cs="Cambria Math"/>
            <w:b w:val="0"/>
            <w:bCs w:val="0"/>
            <w:sz w:val="20"/>
            <w:szCs w:val="20"/>
          </w:rPr>
          <w:t>*</w:t>
        </w:r>
      </w:ins>
      <w:ins w:id="1497" w:author="Mathieu Lucas" w:date="2024-05-06T15:31:00Z" w16du:dateUtc="2024-05-06T13:31:00Z">
        <w:r w:rsidRPr="00920DF1">
          <w:rPr>
            <w:b w:val="0"/>
            <w:bCs w:val="0"/>
            <w:sz w:val="20"/>
            <w:szCs w:val="20"/>
            <w:rPrChange w:id="1498" w:author="Mathieu Lucas" w:date="2024-05-06T15:31:00Z" w16du:dateUtc="2024-05-06T13:31:00Z">
              <w:rPr>
                <w:b/>
                <w:bCs/>
              </w:rPr>
            </w:rPrChange>
          </w:rPr>
          <w:t xml:space="preserve"> of the historical period for the two mixed models D and D*. The solid vertical lines represent the maxpost estimate of the parameter for each of the models and the black dashed lines represent the reference values (threshold S = 9000 m</w:t>
        </w:r>
        <w:r w:rsidRPr="008D5144">
          <w:rPr>
            <w:b w:val="0"/>
            <w:bCs w:val="0"/>
            <w:sz w:val="20"/>
            <w:szCs w:val="20"/>
            <w:vertAlign w:val="superscript"/>
            <w:rPrChange w:id="1499" w:author="Mathieu Lucas" w:date="2024-05-06T15:32:00Z" w16du:dateUtc="2024-05-06T13:32:00Z">
              <w:rPr>
                <w:b/>
                <w:bCs/>
              </w:rPr>
            </w:rPrChange>
          </w:rPr>
          <w:t>3</w:t>
        </w:r>
        <w:r w:rsidRPr="00920DF1">
          <w:rPr>
            <w:b w:val="0"/>
            <w:bCs w:val="0"/>
            <w:sz w:val="20"/>
            <w:szCs w:val="20"/>
            <w:rPrChange w:id="1500" w:author="Mathieu Lucas" w:date="2024-05-06T15:31:00Z" w16du:dateUtc="2024-05-06T13:31:00Z">
              <w:rPr>
                <w:b/>
                <w:bCs/>
              </w:rPr>
            </w:rPrChange>
          </w:rPr>
          <w:t>/s; starting date t* = 1500).</w:t>
        </w:r>
      </w:ins>
    </w:p>
    <w:p w14:paraId="5C3D2C95" w14:textId="371376A4" w:rsidR="00EA7F68" w:rsidRPr="00FC3C81" w:rsidDel="00920DF1" w:rsidRDefault="00580958">
      <w:pPr>
        <w:pStyle w:val="Style1"/>
        <w:rPr>
          <w:del w:id="1501" w:author="Mathieu Lucas" w:date="2024-05-06T15:29:00Z" w16du:dateUtc="2024-05-06T13:29:00Z"/>
        </w:rPr>
      </w:pPr>
      <w:del w:id="1502" w:author="Mathieu Lucas" w:date="2024-05-06T15:29:00Z" w16du:dateUtc="2024-05-06T13:29:00Z">
        <w:r w:rsidRPr="00FC3C81" w:rsidDel="00920DF1">
          <w:rPr>
            <w:noProof/>
          </w:rPr>
          <w:drawing>
            <wp:inline distT="0" distB="0" distL="0" distR="0" wp14:anchorId="56B8E6A8" wp14:editId="0FB1BFE4">
              <wp:extent cx="5040000" cy="3780000"/>
              <wp:effectExtent l="0" t="0" r="825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11B.jpg"/>
                      <pic:cNvPicPr/>
                    </pic:nvPicPr>
                    <pic:blipFill rotWithShape="1">
                      <a:blip r:embed="rId26">
                        <a:extLst>
                          <a:ext uri="{28A0092B-C50C-407E-A947-70E740481C1C}">
                            <a14:useLocalDpi xmlns:a14="http://schemas.microsoft.com/office/drawing/2010/main" val="0"/>
                          </a:ext>
                        </a:extLst>
                      </a:blip>
                      <a:srcRect l="10699" t="6339" r="21279" b="2949"/>
                      <a:stretch/>
                    </pic:blipFill>
                    <pic:spPr bwMode="auto">
                      <a:xfrm>
                        <a:off x="0" y="0"/>
                        <a:ext cx="5040000" cy="3780000"/>
                      </a:xfrm>
                      <a:prstGeom prst="rect">
                        <a:avLst/>
                      </a:prstGeom>
                      <a:ln>
                        <a:noFill/>
                      </a:ln>
                      <a:extLst>
                        <a:ext uri="{53640926-AAD7-44D8-BBD7-CCE9431645EC}">
                          <a14:shadowObscured xmlns:a14="http://schemas.microsoft.com/office/drawing/2010/main"/>
                        </a:ext>
                      </a:extLst>
                    </pic:spPr>
                  </pic:pic>
                </a:graphicData>
              </a:graphic>
            </wp:inline>
          </w:drawing>
        </w:r>
      </w:del>
    </w:p>
    <w:p w14:paraId="1A97F058" w14:textId="61A47A92" w:rsidR="00EA7F68" w:rsidRPr="00FC3C81" w:rsidDel="00920DF1" w:rsidRDefault="00BE455D">
      <w:pPr>
        <w:pStyle w:val="Style1"/>
        <w:rPr>
          <w:del w:id="1503" w:author="Mathieu Lucas" w:date="2024-05-06T15:29:00Z" w16du:dateUtc="2024-05-06T13:29:00Z"/>
        </w:rPr>
      </w:pPr>
      <w:bookmarkStart w:id="1504" w:name="_Ref142646050"/>
      <w:del w:id="1505" w:author="Mathieu Lucas" w:date="2024-05-06T15:29:00Z" w16du:dateUtc="2024-05-06T13:29:00Z">
        <w:r w:rsidRPr="00FC3C81" w:rsidDel="00920DF1">
          <w:rPr>
            <w:bCs/>
            <w:i/>
          </w:rPr>
          <w:delText xml:space="preserve">Figure </w:delText>
        </w:r>
        <w:r w:rsidRPr="00FC3C81" w:rsidDel="00920DF1">
          <w:rPr>
            <w:bCs/>
            <w:i/>
          </w:rPr>
          <w:fldChar w:fldCharType="begin"/>
        </w:r>
        <w:r w:rsidRPr="00FC3C81" w:rsidDel="00920DF1">
          <w:rPr>
            <w:bCs/>
            <w:i/>
          </w:rPr>
          <w:delInstrText>SEQ Figure \* ARABIC</w:delInstrText>
        </w:r>
        <w:r w:rsidRPr="00FC3C81" w:rsidDel="00920DF1">
          <w:rPr>
            <w:bCs/>
            <w:i/>
          </w:rPr>
          <w:fldChar w:fldCharType="separate"/>
        </w:r>
        <w:r w:rsidR="00EC3AA6" w:rsidRPr="00FC3C81" w:rsidDel="00920DF1">
          <w:rPr>
            <w:bCs/>
            <w:i/>
            <w:noProof/>
          </w:rPr>
          <w:delText>11</w:delText>
        </w:r>
        <w:r w:rsidRPr="00FC3C81" w:rsidDel="00920DF1">
          <w:rPr>
            <w:bCs/>
            <w:i/>
          </w:rPr>
          <w:fldChar w:fldCharType="end"/>
        </w:r>
        <w:bookmarkEnd w:id="1504"/>
        <w:r w:rsidRPr="00FC3C81" w:rsidDel="00920DF1">
          <w:rPr>
            <w:bCs/>
            <w:i/>
          </w:rPr>
          <w:delText xml:space="preserve"> : </w:delText>
        </w:r>
      </w:del>
      <w:bookmarkStart w:id="1506" w:name="_Hlk165897806"/>
      <w:ins w:id="1507" w:author="Michel Lang" w:date="2024-02-19T16:29:00Z">
        <w:del w:id="1508" w:author="Mathieu Lucas" w:date="2024-05-06T15:29:00Z" w16du:dateUtc="2024-05-06T13:29:00Z">
          <w:r w:rsidR="00D36329" w:rsidRPr="00FC3C81" w:rsidDel="00920DF1">
            <w:rPr>
              <w:bCs/>
              <w:i/>
            </w:rPr>
            <w:delText xml:space="preserve">Q100 and Q1000 floods with 95% credibility intervals displayed as error bars. AMAX refers to an annual maximum sample on the 1816-2020 period; Mixed </w:delText>
          </w:r>
        </w:del>
      </w:ins>
      <w:ins w:id="1509" w:author="Michel Lang" w:date="2024-02-19T16:34:00Z">
        <w:del w:id="1510" w:author="Mathieu Lucas" w:date="2024-05-06T15:29:00Z" w16du:dateUtc="2024-05-06T13:29:00Z">
          <w:r w:rsidR="00D36329" w:rsidRPr="00FC3C81" w:rsidDel="00920DF1">
            <w:rPr>
              <w:bCs/>
              <w:i/>
            </w:rPr>
            <w:delText>D*</w:delText>
          </w:r>
        </w:del>
      </w:ins>
      <w:ins w:id="1511" w:author="Michel Lang" w:date="2024-02-19T16:29:00Z">
        <w:del w:id="1512" w:author="Mathieu Lucas" w:date="2024-05-06T15:29:00Z" w16du:dateUtc="2024-05-06T13:29:00Z">
          <w:r w:rsidR="00D36329" w:rsidRPr="00FC3C81" w:rsidDel="00920DF1">
            <w:rPr>
              <w:bCs/>
              <w:i/>
            </w:rPr>
            <w:delText xml:space="preserve"> refer</w:delText>
          </w:r>
        </w:del>
      </w:ins>
      <w:ins w:id="1513" w:author="Michel Lang" w:date="2024-02-19T16:34:00Z">
        <w:del w:id="1514" w:author="Mathieu Lucas" w:date="2024-05-06T15:29:00Z" w16du:dateUtc="2024-05-06T13:29:00Z">
          <w:r w:rsidR="00D36329" w:rsidRPr="00FC3C81" w:rsidDel="00920DF1">
            <w:rPr>
              <w:bCs/>
              <w:i/>
            </w:rPr>
            <w:delText>s</w:delText>
          </w:r>
        </w:del>
      </w:ins>
      <w:ins w:id="1515" w:author="Michel Lang" w:date="2024-02-19T16:29:00Z">
        <w:del w:id="1516" w:author="Mathieu Lucas" w:date="2024-05-06T15:29:00Z" w16du:dateUtc="2024-05-06T13:29:00Z">
          <w:r w:rsidR="00D36329" w:rsidRPr="00FC3C81" w:rsidDel="00920DF1">
            <w:rPr>
              <w:bCs/>
              <w:i/>
            </w:rPr>
            <w:delText xml:space="preserve"> to a mixed sample (“historical” floods on the </w:delText>
          </w:r>
        </w:del>
      </w:ins>
      <w:ins w:id="1517" w:author="Michel Lang" w:date="2024-02-19T16:30:00Z">
        <w:del w:id="1518" w:author="Mathieu Lucas" w:date="2024-05-06T15:29:00Z" w16du:dateUtc="2024-05-06T13:29:00Z">
          <w:r w:rsidR="00D36329" w:rsidRPr="00FC3C81" w:rsidDel="00920DF1">
            <w:rPr>
              <w:bCs/>
              <w:i/>
            </w:rPr>
            <w:delText>1500-1815</w:delText>
          </w:r>
        </w:del>
      </w:ins>
      <w:ins w:id="1519" w:author="Michel Lang" w:date="2024-02-19T16:29:00Z">
        <w:del w:id="1520" w:author="Mathieu Lucas" w:date="2024-05-06T15:29:00Z" w16du:dateUtc="2024-05-06T13:29:00Z">
          <w:r w:rsidR="00D36329" w:rsidRPr="00FC3C81" w:rsidDel="00920DF1">
            <w:rPr>
              <w:bCs/>
              <w:i/>
            </w:rPr>
            <w:delText xml:space="preserve"> period and AMAX 1</w:delText>
          </w:r>
        </w:del>
      </w:ins>
      <w:ins w:id="1521" w:author="Michel Lang" w:date="2024-02-19T16:30:00Z">
        <w:del w:id="1522" w:author="Mathieu Lucas" w:date="2024-05-06T15:29:00Z" w16du:dateUtc="2024-05-06T13:29:00Z">
          <w:r w:rsidR="00D36329" w:rsidRPr="00FC3C81" w:rsidDel="00920DF1">
            <w:rPr>
              <w:bCs/>
              <w:i/>
            </w:rPr>
            <w:delText>816</w:delText>
          </w:r>
        </w:del>
      </w:ins>
      <w:ins w:id="1523" w:author="Michel Lang" w:date="2024-02-19T16:29:00Z">
        <w:del w:id="1524" w:author="Mathieu Lucas" w:date="2024-05-06T15:29:00Z" w16du:dateUtc="2024-05-06T13:29:00Z">
          <w:r w:rsidR="00D36329" w:rsidRPr="00FC3C81" w:rsidDel="00920DF1">
            <w:rPr>
              <w:bCs/>
              <w:i/>
            </w:rPr>
            <w:delText>-2020)</w:delText>
          </w:r>
        </w:del>
      </w:ins>
      <w:ins w:id="1525" w:author="Michel Lang" w:date="2024-02-19T16:34:00Z">
        <w:del w:id="1526" w:author="Mathieu Lucas" w:date="2024-05-06T15:29:00Z" w16du:dateUtc="2024-05-06T13:29:00Z">
          <w:r w:rsidR="005974D2" w:rsidRPr="00FC3C81" w:rsidDel="00920DF1">
            <w:rPr>
              <w:bCs/>
              <w:i/>
            </w:rPr>
            <w:delText xml:space="preserve">, with refined priors </w:delText>
          </w:r>
        </w:del>
      </w:ins>
      <w:ins w:id="1527" w:author="Michel Lang" w:date="2024-02-19T16:29:00Z">
        <w:del w:id="1528" w:author="Mathieu Lucas" w:date="2024-05-06T15:29:00Z" w16du:dateUtc="2024-05-06T13:29:00Z">
          <w:r w:rsidR="005974D2" w:rsidRPr="00FC3C81" w:rsidDel="00920DF1">
            <w:rPr>
              <w:bCs/>
              <w:i/>
            </w:rPr>
            <w:delText xml:space="preserve">on the threshold </w:delText>
          </w:r>
        </w:del>
      </w:ins>
      <w:ins w:id="1529" w:author="Michel Lang" w:date="2024-02-19T16:35:00Z">
        <w:del w:id="1530" w:author="Mathieu Lucas" w:date="2024-05-06T15:29:00Z" w16du:dateUtc="2024-05-06T13:29:00Z">
          <w:r w:rsidR="005974D2" w:rsidRPr="00FC3C81" w:rsidDel="00920DF1">
            <w:rPr>
              <w:bCs/>
              <w:i/>
            </w:rPr>
            <w:delText>S and the starting date t* of the historical period</w:delText>
          </w:r>
        </w:del>
      </w:ins>
      <w:ins w:id="1531" w:author="Michel Lang" w:date="2024-02-19T16:30:00Z">
        <w:del w:id="1532" w:author="Mathieu Lucas" w:date="2024-05-06T15:29:00Z" w16du:dateUtc="2024-05-06T13:29:00Z">
          <w:r w:rsidR="00D36329" w:rsidRPr="00FC3C81" w:rsidDel="00920DF1">
            <w:rPr>
              <w:bCs/>
              <w:i/>
            </w:rPr>
            <w:delText>.</w:delText>
          </w:r>
        </w:del>
      </w:ins>
    </w:p>
    <w:bookmarkEnd w:id="1506"/>
    <w:p w14:paraId="51EC20B5" w14:textId="1E32C0DD" w:rsidR="00EA7F68" w:rsidRPr="00FC3C81" w:rsidDel="00920DF1" w:rsidRDefault="00EA7F68">
      <w:pPr>
        <w:pStyle w:val="Style1"/>
        <w:rPr>
          <w:del w:id="1533" w:author="Mathieu Lucas" w:date="2024-05-06T15:29:00Z" w16du:dateUtc="2024-05-06T13:29:00Z"/>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5974D2" w:rsidRPr="00FC3C81" w:rsidDel="00920DF1" w14:paraId="57177B38" w14:textId="6436E0F5" w:rsidTr="005974D2">
        <w:trPr>
          <w:del w:id="1534" w:author="Mathieu Lucas" w:date="2024-05-06T15:29:00Z"/>
        </w:trPr>
        <w:tc>
          <w:tcPr>
            <w:tcW w:w="9060" w:type="dxa"/>
            <w:gridSpan w:val="2"/>
          </w:tcPr>
          <w:p w14:paraId="40E61DF1" w14:textId="38D1D075" w:rsidR="005974D2" w:rsidRPr="00FC3C81" w:rsidDel="00920DF1" w:rsidRDefault="005974D2">
            <w:pPr>
              <w:pStyle w:val="Style1"/>
              <w:rPr>
                <w:del w:id="1535" w:author="Mathieu Lucas" w:date="2024-05-06T15:29:00Z" w16du:dateUtc="2024-05-06T13:29:00Z"/>
                <w:bCs/>
                <w:i/>
              </w:rPr>
            </w:pPr>
            <w:bookmarkStart w:id="1536" w:name="_Ref142646240"/>
            <w:del w:id="1537" w:author="Mathieu Lucas" w:date="2024-05-06T15:29:00Z" w16du:dateUtc="2024-05-06T13:29:00Z">
              <w:r w:rsidRPr="00FC3C81" w:rsidDel="00920DF1">
                <w:rPr>
                  <w:noProof/>
                </w:rPr>
                <w:drawing>
                  <wp:inline distT="0" distB="0" distL="0" distR="0" wp14:anchorId="32700F42" wp14:editId="461AA511">
                    <wp:extent cx="5760000" cy="2358000"/>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12B.jpg"/>
                            <pic:cNvPicPr/>
                          </pic:nvPicPr>
                          <pic:blipFill rotWithShape="1">
                            <a:blip r:embed="rId27">
                              <a:extLst>
                                <a:ext uri="{28A0092B-C50C-407E-A947-70E740481C1C}">
                                  <a14:useLocalDpi xmlns:a14="http://schemas.microsoft.com/office/drawing/2010/main" val="0"/>
                                </a:ext>
                              </a:extLst>
                            </a:blip>
                            <a:srcRect l="9256" t="19709" r="7684" b="19855"/>
                            <a:stretch/>
                          </pic:blipFill>
                          <pic:spPr bwMode="auto">
                            <a:xfrm>
                              <a:off x="0" y="0"/>
                              <a:ext cx="5760000" cy="2358000"/>
                            </a:xfrm>
                            <a:prstGeom prst="rect">
                              <a:avLst/>
                            </a:prstGeom>
                            <a:ln>
                              <a:noFill/>
                            </a:ln>
                            <a:extLst>
                              <a:ext uri="{53640926-AAD7-44D8-BBD7-CCE9431645EC}">
                                <a14:shadowObscured xmlns:a14="http://schemas.microsoft.com/office/drawing/2010/main"/>
                              </a:ext>
                            </a:extLst>
                          </pic:spPr>
                        </pic:pic>
                      </a:graphicData>
                    </a:graphic>
                  </wp:inline>
                </w:drawing>
              </w:r>
            </w:del>
          </w:p>
        </w:tc>
      </w:tr>
      <w:tr w:rsidR="005974D2" w:rsidRPr="00FC3C81" w:rsidDel="00920DF1" w14:paraId="04CB3F91" w14:textId="71564E2D" w:rsidTr="005974D2">
        <w:trPr>
          <w:del w:id="1538" w:author="Mathieu Lucas" w:date="2024-05-06T15:29:00Z"/>
        </w:trPr>
        <w:tc>
          <w:tcPr>
            <w:tcW w:w="4530" w:type="dxa"/>
          </w:tcPr>
          <w:p w14:paraId="3ADEF6ED" w14:textId="2DBBD556" w:rsidR="005974D2" w:rsidRPr="00FC3C81" w:rsidDel="00920DF1" w:rsidRDefault="005974D2" w:rsidP="005974D2">
            <w:pPr>
              <w:pStyle w:val="Style1"/>
              <w:jc w:val="center"/>
              <w:rPr>
                <w:del w:id="1539" w:author="Mathieu Lucas" w:date="2024-05-06T15:29:00Z" w16du:dateUtc="2024-05-06T13:29:00Z"/>
                <w:bCs/>
                <w:i/>
              </w:rPr>
            </w:pPr>
            <w:del w:id="1540" w:author="Mathieu Lucas" w:date="2024-05-06T15:29:00Z" w16du:dateUtc="2024-05-06T13:29:00Z">
              <w:r w:rsidRPr="00FC3C81" w:rsidDel="00920DF1">
                <w:rPr>
                  <w:bCs/>
                  <w:i/>
                </w:rPr>
                <w:delText>(a)</w:delText>
              </w:r>
            </w:del>
          </w:p>
        </w:tc>
        <w:tc>
          <w:tcPr>
            <w:tcW w:w="4530" w:type="dxa"/>
          </w:tcPr>
          <w:p w14:paraId="16B3A4F0" w14:textId="41EE62EF" w:rsidR="005974D2" w:rsidRPr="00FC3C81" w:rsidDel="00920DF1" w:rsidRDefault="005974D2" w:rsidP="005974D2">
            <w:pPr>
              <w:pStyle w:val="Style1"/>
              <w:jc w:val="center"/>
              <w:rPr>
                <w:del w:id="1541" w:author="Mathieu Lucas" w:date="2024-05-06T15:29:00Z" w16du:dateUtc="2024-05-06T13:29:00Z"/>
                <w:bCs/>
                <w:i/>
              </w:rPr>
            </w:pPr>
            <w:del w:id="1542" w:author="Mathieu Lucas" w:date="2024-05-06T15:29:00Z" w16du:dateUtc="2024-05-06T13:29:00Z">
              <w:r w:rsidRPr="00FC3C81" w:rsidDel="00920DF1">
                <w:rPr>
                  <w:bCs/>
                  <w:i/>
                </w:rPr>
                <w:delText>(b)</w:delText>
              </w:r>
            </w:del>
          </w:p>
        </w:tc>
      </w:tr>
    </w:tbl>
    <w:p w14:paraId="6AAF9731" w14:textId="1A1B8CAC" w:rsidR="00EA7F68" w:rsidRPr="00FC3C81" w:rsidDel="00920DF1" w:rsidRDefault="00BE455D">
      <w:pPr>
        <w:pStyle w:val="Style1"/>
        <w:rPr>
          <w:del w:id="1543" w:author="Mathieu Lucas" w:date="2024-05-06T15:29:00Z" w16du:dateUtc="2024-05-06T13:29:00Z"/>
          <w:i/>
        </w:rPr>
      </w:pPr>
      <w:del w:id="1544" w:author="Mathieu Lucas" w:date="2024-05-06T15:29:00Z" w16du:dateUtc="2024-05-06T13:29:00Z">
        <w:r w:rsidRPr="00FC3C81" w:rsidDel="00920DF1">
          <w:rPr>
            <w:bCs/>
            <w:i/>
          </w:rPr>
          <w:delText xml:space="preserve">Figure </w:delText>
        </w:r>
        <w:r w:rsidRPr="00FC3C81" w:rsidDel="00920DF1">
          <w:rPr>
            <w:bCs/>
            <w:i/>
          </w:rPr>
          <w:fldChar w:fldCharType="begin"/>
        </w:r>
        <w:r w:rsidRPr="00FC3C81" w:rsidDel="00920DF1">
          <w:rPr>
            <w:bCs/>
            <w:i/>
          </w:rPr>
          <w:delInstrText>SEQ Figure \* ARABIC</w:delInstrText>
        </w:r>
        <w:r w:rsidRPr="00FC3C81" w:rsidDel="00920DF1">
          <w:rPr>
            <w:bCs/>
            <w:i/>
          </w:rPr>
          <w:fldChar w:fldCharType="separate"/>
        </w:r>
        <w:r w:rsidR="00EC3AA6" w:rsidRPr="00FC3C81" w:rsidDel="00920DF1">
          <w:rPr>
            <w:bCs/>
            <w:i/>
            <w:noProof/>
          </w:rPr>
          <w:delText>12</w:delText>
        </w:r>
        <w:r w:rsidRPr="00FC3C81" w:rsidDel="00920DF1">
          <w:rPr>
            <w:bCs/>
            <w:i/>
          </w:rPr>
          <w:fldChar w:fldCharType="end"/>
        </w:r>
        <w:bookmarkEnd w:id="1536"/>
        <w:r w:rsidRPr="00FC3C81" w:rsidDel="00920DF1">
          <w:rPr>
            <w:bCs/>
            <w:i/>
          </w:rPr>
          <w:delText xml:space="preserve"> : </w:delText>
        </w:r>
        <w:bookmarkStart w:id="1545" w:name="_Hlk165897820"/>
        <w:r w:rsidRPr="00FC3C81" w:rsidDel="00920DF1">
          <w:rPr>
            <w:i/>
          </w:rPr>
          <w:delText>Posterior distribution of</w:delText>
        </w:r>
      </w:del>
      <w:ins w:id="1546" w:author="Michel Lang" w:date="2024-02-19T16:37:00Z">
        <w:del w:id="1547" w:author="Mathieu Lucas" w:date="2024-05-06T15:29:00Z" w16du:dateUtc="2024-05-06T13:29:00Z">
          <w:r w:rsidR="005974D2" w:rsidRPr="00FC3C81" w:rsidDel="00920DF1">
            <w:rPr>
              <w:i/>
            </w:rPr>
            <w:delText xml:space="preserve">: </w:delText>
          </w:r>
        </w:del>
        <w:del w:id="1548" w:author="Mathieu Lucas" w:date="2024-04-29T17:08:00Z" w16du:dateUtc="2024-04-29T15:08:00Z">
          <w:r w:rsidR="005974D2" w:rsidRPr="00FC3C81" w:rsidDel="009D5FE3">
            <w:rPr>
              <w:i/>
            </w:rPr>
            <w:delText>a/</w:delText>
          </w:r>
        </w:del>
      </w:ins>
      <w:del w:id="1549" w:author="Mathieu Lucas" w:date="2024-05-06T15:29:00Z" w16du:dateUtc="2024-05-06T13:29:00Z">
        <w:r w:rsidRPr="00FC3C81" w:rsidDel="00920DF1">
          <w:rPr>
            <w:i/>
          </w:rPr>
          <w:delText xml:space="preserve"> the perception threshold S </w:delText>
        </w:r>
      </w:del>
      <w:del w:id="1550" w:author="Mathieu Lucas" w:date="2024-04-29T17:08:00Z" w16du:dateUtc="2024-04-29T15:08:00Z">
        <w:r w:rsidRPr="00FC3C81" w:rsidDel="009D5FE3">
          <w:rPr>
            <w:i/>
          </w:rPr>
          <w:delText xml:space="preserve">(left) </w:delText>
        </w:r>
      </w:del>
      <w:del w:id="1551" w:author="Mathieu Lucas" w:date="2024-05-06T15:29:00Z" w16du:dateUtc="2024-05-06T13:29:00Z">
        <w:r w:rsidRPr="00FC3C81" w:rsidDel="00920DF1">
          <w:rPr>
            <w:i/>
          </w:rPr>
          <w:delText>and</w:delText>
        </w:r>
      </w:del>
      <w:ins w:id="1552" w:author="Michel Lang" w:date="2024-02-19T16:37:00Z">
        <w:del w:id="1553" w:author="Mathieu Lucas" w:date="2024-05-06T15:29:00Z" w16du:dateUtc="2024-05-06T13:29:00Z">
          <w:r w:rsidR="005974D2" w:rsidRPr="00FC3C81" w:rsidDel="00920DF1">
            <w:rPr>
              <w:i/>
            </w:rPr>
            <w:delText xml:space="preserve">; </w:delText>
          </w:r>
        </w:del>
        <w:del w:id="1554" w:author="Mathieu Lucas" w:date="2024-04-29T17:08:00Z" w16du:dateUtc="2024-04-29T15:08:00Z">
          <w:r w:rsidR="005974D2" w:rsidRPr="00FC3C81" w:rsidDel="009D5FE3">
            <w:rPr>
              <w:i/>
            </w:rPr>
            <w:delText>b/</w:delText>
          </w:r>
        </w:del>
      </w:ins>
      <w:del w:id="1555" w:author="Mathieu Lucas" w:date="2024-05-06T15:29:00Z" w16du:dateUtc="2024-05-06T13:29:00Z">
        <w:r w:rsidRPr="00FC3C81" w:rsidDel="00920DF1">
          <w:rPr>
            <w:i/>
          </w:rPr>
          <w:delText xml:space="preserve"> the starting date t</w:delText>
        </w:r>
        <w:r w:rsidRPr="00FC3C81" w:rsidDel="00920DF1">
          <w:rPr>
            <w:rFonts w:ascii="Cambria Math" w:hAnsi="Cambria Math" w:cs="Cambria Math"/>
            <w:i/>
            <w:vertAlign w:val="superscript"/>
          </w:rPr>
          <w:delText>∗</w:delText>
        </w:r>
        <w:r w:rsidRPr="00FC3C81" w:rsidDel="00920DF1">
          <w:rPr>
            <w:i/>
          </w:rPr>
          <w:delText xml:space="preserve"> </w:delText>
        </w:r>
      </w:del>
      <w:del w:id="1556" w:author="Mathieu Lucas" w:date="2024-04-29T17:08:00Z" w16du:dateUtc="2024-04-29T15:08:00Z">
        <w:r w:rsidRPr="00FC3C81" w:rsidDel="009D5FE3">
          <w:rPr>
            <w:i/>
          </w:rPr>
          <w:delText xml:space="preserve">(right) </w:delText>
        </w:r>
      </w:del>
      <w:del w:id="1557" w:author="Mathieu Lucas" w:date="2024-05-06T15:29:00Z" w16du:dateUtc="2024-05-06T13:29:00Z">
        <w:r w:rsidRPr="00FC3C81" w:rsidDel="00920DF1">
          <w:rPr>
            <w:i/>
          </w:rPr>
          <w:delText xml:space="preserve">of the historical period with </w:delText>
        </w:r>
        <w:r w:rsidR="00666380" w:rsidRPr="00FC3C81" w:rsidDel="00920DF1">
          <w:rPr>
            <w:i/>
          </w:rPr>
          <w:delText>Binomial</w:delText>
        </w:r>
        <w:r w:rsidRPr="00FC3C81" w:rsidDel="00920DF1">
          <w:rPr>
            <w:i/>
          </w:rPr>
          <w:delText xml:space="preserve"> model D* (1500-2020 period; </w:delText>
        </w:r>
      </w:del>
      <w:del w:id="1558" w:author="Mathieu Lucas" w:date="2024-04-30T10:46:00Z" w16du:dateUtc="2024-04-30T08:46:00Z">
        <w:r w:rsidRPr="00FC3C81" w:rsidDel="00FC3C81">
          <w:rPr>
            <w:i/>
          </w:rPr>
          <w:delText>Rhône river</w:delText>
        </w:r>
      </w:del>
      <w:del w:id="1559" w:author="Mathieu Lucas" w:date="2024-05-06T15:29:00Z" w16du:dateUtc="2024-05-06T13:29:00Z">
        <w:r w:rsidRPr="00FC3C81" w:rsidDel="00920DF1">
          <w:rPr>
            <w:i/>
          </w:rPr>
          <w:delText xml:space="preserve"> at Beaucaire). The solid vertical lines represent the maxpost estimate of the parameter for each of the models and the black dashed lines represent the reference values (threshold S = 9000 m</w:delText>
        </w:r>
        <w:r w:rsidRPr="00FC3C81" w:rsidDel="00920DF1">
          <w:rPr>
            <w:i/>
            <w:vertAlign w:val="superscript"/>
          </w:rPr>
          <w:delText>3</w:delText>
        </w:r>
        <w:r w:rsidRPr="00FC3C81" w:rsidDel="00920DF1">
          <w:rPr>
            <w:i/>
          </w:rPr>
          <w:delText>/s; starting date t* = 1500)</w:delText>
        </w:r>
      </w:del>
    </w:p>
    <w:bookmarkEnd w:id="1545"/>
    <w:p w14:paraId="6D483207" w14:textId="0D164F8E" w:rsidR="00EA7F68" w:rsidRPr="00FC3C81" w:rsidRDefault="00BE455D" w:rsidP="002C596F">
      <w:pPr>
        <w:pStyle w:val="Titre1"/>
        <w:numPr>
          <w:ilvl w:val="0"/>
          <w:numId w:val="2"/>
        </w:numPr>
        <w:jc w:val="both"/>
      </w:pPr>
      <w:r w:rsidRPr="00FC3C81">
        <w:t>Discussion</w:t>
      </w:r>
    </w:p>
    <w:p w14:paraId="3AFE451B" w14:textId="7CE98764" w:rsidR="002C596F" w:rsidRPr="00FC3C81" w:rsidRDefault="002C596F" w:rsidP="002C596F">
      <w:pPr>
        <w:pStyle w:val="Titre1"/>
        <w:numPr>
          <w:ilvl w:val="1"/>
          <w:numId w:val="2"/>
        </w:numPr>
        <w:jc w:val="both"/>
      </w:pPr>
      <w:r w:rsidRPr="00FC3C81">
        <w:t xml:space="preserve">Main </w:t>
      </w:r>
      <w:del w:id="1560" w:author="Michel Lang" w:date="2024-02-19T16:38:00Z">
        <w:r w:rsidRPr="00FC3C81" w:rsidDel="005974D2">
          <w:delText xml:space="preserve">results </w:delText>
        </w:r>
      </w:del>
      <w:ins w:id="1561" w:author="Michel Lang" w:date="2024-02-19T16:38:00Z">
        <w:r w:rsidR="005974D2" w:rsidRPr="00FC3C81">
          <w:t xml:space="preserve">findings </w:t>
        </w:r>
      </w:ins>
      <w:r w:rsidRPr="00FC3C81">
        <w:t>on the 1816-2020 period</w:t>
      </w:r>
    </w:p>
    <w:p w14:paraId="758ECA7C" w14:textId="67FF677D" w:rsidR="002C596F" w:rsidRPr="00FC3C81" w:rsidRDefault="002C596F" w:rsidP="002C596F">
      <w:pPr>
        <w:pStyle w:val="Style1"/>
      </w:pPr>
      <w:r w:rsidRPr="00FC3C81">
        <w:t xml:space="preserve">By using the probabilistic models described in section 2 on an artificially degraded sample whose characteristics are well known, it is possible to assess the impact of </w:t>
      </w:r>
      <w:del w:id="1562" w:author="Mathieu Lucas" w:date="2024-04-29T17:18:00Z" w16du:dateUtc="2024-04-29T15:18:00Z">
        <w:r w:rsidRPr="00FC3C81" w:rsidDel="00115AFA">
          <w:delText>poorly knowing</w:delText>
        </w:r>
      </w:del>
      <w:ins w:id="1563" w:author="Mathieu Lucas" w:date="2024-04-29T17:18:00Z" w16du:dateUtc="2024-04-29T15:18:00Z">
        <w:r w:rsidR="00115AFA" w:rsidRPr="00FC3C81">
          <w:t>limited knowledge of</w:t>
        </w:r>
      </w:ins>
      <w:r w:rsidRPr="00FC3C81">
        <w:t xml:space="preserve"> the perception threshold </w:t>
      </w:r>
      <w:r w:rsidRPr="00FC3C81">
        <w:rPr>
          <w:i/>
        </w:rPr>
        <w:t>S</w:t>
      </w:r>
      <w:r w:rsidRPr="00FC3C81">
        <w:t xml:space="preserve"> and the length </w:t>
      </w:r>
      <w:r w:rsidRPr="00FC3C81">
        <w:rPr>
          <w:i/>
        </w:rPr>
        <w:t>n</w:t>
      </w:r>
      <w:r w:rsidRPr="00FC3C81">
        <w:t xml:space="preserve"> of the historical period on the estimation of extreme quantiles. The results show that</w:t>
      </w:r>
      <w:del w:id="1564" w:author="Mathieu Lucas" w:date="2024-04-29T17:18:00Z" w16du:dateUtc="2024-04-29T15:18:00Z">
        <w:r w:rsidRPr="00FC3C81" w:rsidDel="00115AFA">
          <w:delText xml:space="preserve"> a</w:delText>
        </w:r>
      </w:del>
      <w:r w:rsidRPr="00FC3C81">
        <w:t xml:space="preserve"> poor knowledge of the perception threshold has a greater impact than </w:t>
      </w:r>
      <w:del w:id="1565" w:author="Mathieu Lucas" w:date="2024-04-29T17:19:00Z" w16du:dateUtc="2024-04-29T15:19:00Z">
        <w:r w:rsidRPr="00FC3C81" w:rsidDel="00115AFA">
          <w:delText xml:space="preserve">a </w:delText>
        </w:r>
      </w:del>
      <w:r w:rsidRPr="00FC3C81">
        <w:t xml:space="preserve">poor knowledge of the historical period </w:t>
      </w:r>
      <w:r w:rsidR="000772EB" w:rsidRPr="00FC3C81">
        <w:t>length</w:t>
      </w:r>
      <w:r w:rsidRPr="00FC3C81">
        <w:t xml:space="preserve">. Even if the </w:t>
      </w:r>
      <w:r w:rsidRPr="00FC3C81">
        <w:rPr>
          <w:i/>
        </w:rPr>
        <w:t>maxpost</w:t>
      </w:r>
      <w:r w:rsidRPr="00FC3C81">
        <w:t xml:space="preserve"> estimates of the perception threshold </w:t>
      </w:r>
      <w:r w:rsidRPr="00FC3C81">
        <w:rPr>
          <w:iCs/>
          <w:rPrChange w:id="1566" w:author="Mathieu Lucas" w:date="2024-04-30T10:48:00Z" w16du:dateUtc="2024-04-30T08:48:00Z">
            <w:rPr>
              <w:i/>
            </w:rPr>
          </w:rPrChange>
        </w:rPr>
        <w:t>for</w:t>
      </w:r>
      <w:r w:rsidRPr="00FC3C81">
        <w:rPr>
          <w:i/>
        </w:rPr>
        <w:t xml:space="preserve"> models B</w:t>
      </w:r>
      <w:r w:rsidRPr="00FC3C81">
        <w:t xml:space="preserve"> and </w:t>
      </w:r>
      <w:r w:rsidRPr="00FC3C81">
        <w:rPr>
          <w:i/>
        </w:rPr>
        <w:t>D</w:t>
      </w:r>
      <w:r w:rsidRPr="00FC3C81">
        <w:t xml:space="preserve"> are close to the true value (9000 m</w:t>
      </w:r>
      <w:r w:rsidRPr="00FC3C81">
        <w:rPr>
          <w:vertAlign w:val="superscript"/>
        </w:rPr>
        <w:t>3</w:t>
      </w:r>
      <w:r w:rsidRPr="00FC3C81">
        <w:t xml:space="preserve">/s), the uncertainty resulting from </w:t>
      </w:r>
      <w:del w:id="1567" w:author="Mathieu Lucas" w:date="2024-04-29T17:21:00Z" w16du:dateUtc="2024-04-29T15:21:00Z">
        <w:r w:rsidRPr="00FC3C81" w:rsidDel="00846451">
          <w:delText>the determination of the</w:delText>
        </w:r>
      </w:del>
      <w:ins w:id="1568" w:author="Mathieu Lucas" w:date="2024-04-29T17:21:00Z" w16du:dateUtc="2024-04-29T15:21:00Z">
        <w:r w:rsidR="00846451" w:rsidRPr="00FC3C81">
          <w:t>determining the</w:t>
        </w:r>
      </w:ins>
      <w:r w:rsidRPr="00FC3C81">
        <w:t xml:space="preserve"> threshold </w:t>
      </w:r>
      <w:del w:id="1569" w:author="Michel Lang" w:date="2024-02-20T07:50:00Z">
        <w:r w:rsidRPr="00FC3C81" w:rsidDel="00C23F1F">
          <w:delText xml:space="preserve">propagates to and </w:delText>
        </w:r>
      </w:del>
      <w:r w:rsidRPr="00FC3C81">
        <w:t xml:space="preserve">has a strong impact on quantiles </w:t>
      </w:r>
      <w:r w:rsidRPr="00FC3C81">
        <w:lastRenderedPageBreak/>
        <w:t xml:space="preserve">uncertainty. </w:t>
      </w:r>
      <w:del w:id="1570" w:author="Mathieu Lucas" w:date="2024-04-30T11:24:00Z" w16du:dateUtc="2024-04-30T09:24:00Z">
        <w:r w:rsidRPr="00FC3C81" w:rsidDel="00BC4BE0">
          <w:delText>On the other hand</w:delText>
        </w:r>
      </w:del>
      <w:bookmarkStart w:id="1571" w:name="_Hlk165368711"/>
      <w:ins w:id="1572" w:author="Mathieu Lucas" w:date="2024-04-30T11:24:00Z" w16du:dateUtc="2024-04-30T09:24:00Z">
        <w:r w:rsidR="00BC4BE0">
          <w:t>Furthermore</w:t>
        </w:r>
      </w:ins>
      <w:bookmarkEnd w:id="1571"/>
      <w:r w:rsidRPr="00FC3C81">
        <w:t xml:space="preserve">, the estimation of the historical period </w:t>
      </w:r>
      <w:r w:rsidR="000772EB" w:rsidRPr="00FC3C81">
        <w:t>length</w:t>
      </w:r>
      <w:r w:rsidRPr="00FC3C81">
        <w:t xml:space="preserve"> in the case of </w:t>
      </w:r>
      <w:r w:rsidRPr="00FC3C81">
        <w:rPr>
          <w:i/>
        </w:rPr>
        <w:t>model C</w:t>
      </w:r>
      <w:r w:rsidRPr="00FC3C81">
        <w:t xml:space="preserve"> is also quite imprecise, but this has little impact on the uncertainty of the results when compared with those of </w:t>
      </w:r>
      <w:r w:rsidRPr="00FC3C81">
        <w:rPr>
          <w:i/>
        </w:rPr>
        <w:t>model A</w:t>
      </w:r>
      <w:r w:rsidR="006978B6" w:rsidRPr="00FC3C81">
        <w:t xml:space="preserve">. </w:t>
      </w:r>
      <w:r w:rsidRPr="00FC3C81">
        <w:t xml:space="preserve">The comparison of </w:t>
      </w:r>
      <w:r w:rsidRPr="00FC3C81">
        <w:rPr>
          <w:i/>
        </w:rPr>
        <w:t>model A</w:t>
      </w:r>
      <w:r w:rsidRPr="00FC3C81">
        <w:t xml:space="preserve">, for which only the number of exceedances of the perception threshold is known, with </w:t>
      </w:r>
      <w:r w:rsidRPr="00FC3C81">
        <w:rPr>
          <w:i/>
        </w:rPr>
        <w:t>model E</w:t>
      </w:r>
      <w:r w:rsidRPr="00FC3C81">
        <w:t>, for which the discharge of historical floods is known</w:t>
      </w:r>
      <w:r w:rsidR="00DE5AE8" w:rsidRPr="00FC3C81">
        <w:t xml:space="preserve"> within an uncertainty interval,</w:t>
      </w:r>
      <w:r w:rsidRPr="00FC3C81">
        <w:t xml:space="preserve"> demonstrated the value of reconstructing the discharge of each historical flood. </w:t>
      </w:r>
    </w:p>
    <w:p w14:paraId="01FAF7A1" w14:textId="2567401B" w:rsidR="002C596F" w:rsidRPr="00FC3C81" w:rsidRDefault="002C596F" w:rsidP="002C596F">
      <w:pPr>
        <w:pStyle w:val="Style1"/>
      </w:pPr>
      <w:r w:rsidRPr="00FC3C81">
        <w:t xml:space="preserve">Finally, the results on the 1816-2020 period suggest that the quantiles uncertainty may be underestimated when the perception threshold and the historical period </w:t>
      </w:r>
      <w:r w:rsidR="000772EB" w:rsidRPr="00FC3C81">
        <w:t>length</w:t>
      </w:r>
      <w:r w:rsidRPr="00FC3C81">
        <w:t xml:space="preserve"> are unduly considered to be perfectly known. The models proposed in this paper allow</w:t>
      </w:r>
      <w:ins w:id="1573" w:author="Mathieu Lucas" w:date="2024-04-29T17:21:00Z" w16du:dateUtc="2024-04-29T15:21:00Z">
        <w:r w:rsidR="00846451" w:rsidRPr="00FC3C81">
          <w:t xml:space="preserve"> us</w:t>
        </w:r>
      </w:ins>
      <w:r w:rsidRPr="00FC3C81">
        <w:t xml:space="preserve"> to account for</w:t>
      </w:r>
      <w:ins w:id="1574" w:author="Mathieu Lucas" w:date="2024-04-29T17:21:00Z" w16du:dateUtc="2024-04-29T15:21:00Z">
        <w:r w:rsidR="00846451" w:rsidRPr="00FC3C81">
          <w:t xml:space="preserve"> </w:t>
        </w:r>
      </w:ins>
      <w:del w:id="1575" w:author="Mathieu Lucas" w:date="2024-04-29T17:21:00Z" w16du:dateUtc="2024-04-29T15:21:00Z">
        <w:r w:rsidRPr="00FC3C81" w:rsidDel="00846451">
          <w:delText xml:space="preserve"> an </w:delText>
        </w:r>
      </w:del>
      <w:r w:rsidRPr="00FC3C81">
        <w:t>imperfect knowledge whe</w:t>
      </w:r>
      <w:r w:rsidR="006978B6" w:rsidRPr="00FC3C81">
        <w:t>n estimating extreme quantiles.</w:t>
      </w:r>
    </w:p>
    <w:p w14:paraId="1214243B" w14:textId="4AD854AA" w:rsidR="006978B6" w:rsidRPr="00FC3C81" w:rsidRDefault="006978B6" w:rsidP="006978B6">
      <w:pPr>
        <w:pStyle w:val="Titre1"/>
        <w:numPr>
          <w:ilvl w:val="1"/>
          <w:numId w:val="2"/>
        </w:numPr>
        <w:jc w:val="both"/>
      </w:pPr>
      <w:r w:rsidRPr="00FC3C81">
        <w:t xml:space="preserve">Main </w:t>
      </w:r>
      <w:ins w:id="1576" w:author="Michel Lang" w:date="2024-02-19T16:38:00Z">
        <w:r w:rsidR="005974D2" w:rsidRPr="00FC3C81">
          <w:t>findings</w:t>
        </w:r>
      </w:ins>
      <w:del w:id="1577" w:author="Michel Lang" w:date="2024-02-19T16:38:00Z">
        <w:r w:rsidRPr="00FC3C81" w:rsidDel="005974D2">
          <w:delText>results</w:delText>
        </w:r>
      </w:del>
      <w:r w:rsidRPr="00FC3C81">
        <w:t xml:space="preserve"> on the 1500-2020 period</w:t>
      </w:r>
    </w:p>
    <w:p w14:paraId="05B420B8" w14:textId="394AD344" w:rsidR="00EA7F68" w:rsidRPr="00FC3C81" w:rsidRDefault="00BE455D">
      <w:pPr>
        <w:pStyle w:val="Style1"/>
      </w:pPr>
      <w:r w:rsidRPr="00FC3C81">
        <w:t xml:space="preserve">Application of the </w:t>
      </w:r>
      <w:r w:rsidR="00666380" w:rsidRPr="00FC3C81">
        <w:t>Binomial</w:t>
      </w:r>
      <w:r w:rsidRPr="00FC3C81">
        <w:t xml:space="preserve"> </w:t>
      </w:r>
      <w:r w:rsidRPr="00FC3C81">
        <w:rPr>
          <w:i/>
        </w:rPr>
        <w:t>model D</w:t>
      </w:r>
      <w:r w:rsidRPr="00FC3C81">
        <w:t xml:space="preserve"> to a mixed sample with discharge estimate of AMAX values on the systematic 1816-2020 period and a collection of 13 historical floods from 1500 to 1815 allows </w:t>
      </w:r>
      <w:del w:id="1578" w:author="Mathieu Lucas" w:date="2024-04-30T10:35:00Z" w16du:dateUtc="2024-04-30T08:35:00Z">
        <w:r w:rsidRPr="00FC3C81" w:rsidDel="00525A7D">
          <w:delText xml:space="preserve">taking into consideration </w:delText>
        </w:r>
      </w:del>
      <w:r w:rsidRPr="00FC3C81">
        <w:t xml:space="preserve">the uncertainty around the perception threshold </w:t>
      </w:r>
      <w:r w:rsidRPr="00FC3C81">
        <w:rPr>
          <w:i/>
        </w:rPr>
        <w:t>S</w:t>
      </w:r>
      <w:r w:rsidRPr="00FC3C81">
        <w:t xml:space="preserve"> and the historical period </w:t>
      </w:r>
      <w:r w:rsidR="000772EB" w:rsidRPr="00FC3C81">
        <w:t>length</w:t>
      </w:r>
      <w:ins w:id="1579" w:author="Mathieu Lucas" w:date="2024-04-30T10:35:00Z" w16du:dateUtc="2024-04-30T08:35:00Z">
        <w:r w:rsidR="00525A7D" w:rsidRPr="00FC3C81">
          <w:t xml:space="preserve"> to be considered</w:t>
        </w:r>
      </w:ins>
      <w:r w:rsidRPr="00FC3C81">
        <w:t xml:space="preserve">. </w:t>
      </w:r>
      <w:r w:rsidRPr="00FC3C81">
        <w:rPr>
          <w:i/>
        </w:rPr>
        <w:t>Priors</w:t>
      </w:r>
      <w:r w:rsidRPr="00FC3C81">
        <w:t xml:space="preserve"> of </w:t>
      </w:r>
      <w:r w:rsidRPr="00FC3C81">
        <w:rPr>
          <w:i/>
        </w:rPr>
        <w:t>model D</w:t>
      </w:r>
      <w:r w:rsidRPr="00FC3C81">
        <w:t xml:space="preserve"> were refined, in order to have a more realistic assessment of threshold </w:t>
      </w:r>
      <w:r w:rsidRPr="00FC3C81">
        <w:rPr>
          <w:i/>
        </w:rPr>
        <w:t>S</w:t>
      </w:r>
      <w:r w:rsidRPr="00FC3C81">
        <w:t xml:space="preserve"> and the starting date </w:t>
      </w:r>
      <w:r w:rsidRPr="00FC3C81">
        <w:rPr>
          <w:i/>
        </w:rPr>
        <w:t>t</w:t>
      </w:r>
      <w:r w:rsidRPr="00FC3C81">
        <w:rPr>
          <w:i/>
          <w:vertAlign w:val="superscript"/>
        </w:rPr>
        <w:t>*</w:t>
      </w:r>
      <w:r w:rsidRPr="00FC3C81">
        <w:t xml:space="preserve"> of the historical period. This refined model, called </w:t>
      </w:r>
      <w:r w:rsidRPr="00FC3C81">
        <w:rPr>
          <w:i/>
        </w:rPr>
        <w:t>model D*</w:t>
      </w:r>
      <w:r w:rsidRPr="00FC3C81">
        <w:t>, gives the following results:</w:t>
      </w:r>
    </w:p>
    <w:p w14:paraId="6A57F527" w14:textId="5E67FB60" w:rsidR="00EA7F68" w:rsidRPr="00FC3C81" w:rsidRDefault="00BE455D">
      <w:pPr>
        <w:pStyle w:val="Style1"/>
        <w:tabs>
          <w:tab w:val="left" w:pos="284"/>
        </w:tabs>
      </w:pPr>
      <w:r w:rsidRPr="00FC3C81">
        <w:t>•</w:t>
      </w:r>
      <w:r w:rsidRPr="00FC3C81">
        <w:tab/>
        <w:t>Despite the fact that the available AMAX flood series on the 1816-2020 period is really long (205 years), it is possible to reduce the uncertainty of the flood quantiles (</w:t>
      </w:r>
      <w:ins w:id="1580" w:author="Mathieu Lucas" w:date="2024-05-06T16:39:00Z" w16du:dateUtc="2024-05-06T14:39:00Z">
        <w:r w:rsidR="00066A68" w:rsidRPr="003D20D3">
          <w:fldChar w:fldCharType="begin"/>
        </w:r>
        <w:r w:rsidR="00066A68" w:rsidRPr="003D20D3">
          <w:instrText xml:space="preserve"> REF _Ref165905892 \h </w:instrText>
        </w:r>
        <w:r w:rsidR="00066A68">
          <w:instrText xml:space="preserve"> \* MERGEFORMAT </w:instrText>
        </w:r>
      </w:ins>
      <w:ins w:id="1581" w:author="Mathieu Lucas" w:date="2024-05-06T16:39:00Z" w16du:dateUtc="2024-05-06T14:39:00Z">
        <w:r w:rsidR="00066A68" w:rsidRPr="003D20D3">
          <w:fldChar w:fldCharType="separate"/>
        </w:r>
      </w:ins>
      <w:ins w:id="1582" w:author="Mathieu Lucas" w:date="2024-05-06T17:08:00Z" w16du:dateUtc="2024-05-06T15:08:00Z">
        <w:r w:rsidR="007A5054" w:rsidRPr="007A5054">
          <w:rPr>
            <w:rPrChange w:id="1583" w:author="Mathieu Lucas" w:date="2024-05-06T17:08:00Z" w16du:dateUtc="2024-05-06T15:08:00Z">
              <w:rPr>
                <w:b/>
                <w:bCs/>
              </w:rPr>
            </w:rPrChange>
          </w:rPr>
          <w:t xml:space="preserve">Figure </w:t>
        </w:r>
        <w:r w:rsidR="007A5054" w:rsidRPr="007A5054">
          <w:rPr>
            <w:noProof/>
            <w:rPrChange w:id="1584" w:author="Mathieu Lucas" w:date="2024-05-06T17:08:00Z" w16du:dateUtc="2024-05-06T15:08:00Z">
              <w:rPr>
                <w:noProof/>
                <w:sz w:val="20"/>
                <w:szCs w:val="20"/>
              </w:rPr>
            </w:rPrChange>
          </w:rPr>
          <w:t>7</w:t>
        </w:r>
      </w:ins>
      <w:ins w:id="1585" w:author="Mathieu Lucas" w:date="2024-05-06T16:39:00Z" w16du:dateUtc="2024-05-06T14:39:00Z">
        <w:r w:rsidR="00066A68" w:rsidRPr="003D20D3">
          <w:fldChar w:fldCharType="end"/>
        </w:r>
      </w:ins>
      <w:ins w:id="1586" w:author="Mathieu Lucas" w:date="2024-05-06T16:40:00Z" w16du:dateUtc="2024-05-06T14:40:00Z">
        <w:r w:rsidR="00066A68">
          <w:t>a</w:t>
        </w:r>
      </w:ins>
      <w:del w:id="1587" w:author="Mathieu Lucas" w:date="2024-05-06T16:39:00Z" w16du:dateUtc="2024-05-06T14:39:00Z">
        <w:r w:rsidRPr="00FC3C81" w:rsidDel="00066A68">
          <w:fldChar w:fldCharType="begin"/>
        </w:r>
        <w:r w:rsidRPr="00FC3C81" w:rsidDel="00066A68">
          <w:delInstrText>REF _Ref142646050 \h</w:delInstrText>
        </w:r>
        <w:r w:rsidRPr="00FC3C81" w:rsidDel="00066A68">
          <w:fldChar w:fldCharType="separate"/>
        </w:r>
        <w:r w:rsidR="00EC3AA6" w:rsidRPr="00FC3C81" w:rsidDel="00066A68">
          <w:rPr>
            <w:bCs/>
            <w:i/>
          </w:rPr>
          <w:delText xml:space="preserve">Figure </w:delText>
        </w:r>
        <w:r w:rsidR="00EC3AA6" w:rsidRPr="00FC3C81" w:rsidDel="00066A68">
          <w:rPr>
            <w:bCs/>
            <w:i/>
            <w:noProof/>
          </w:rPr>
          <w:delText>11</w:delText>
        </w:r>
        <w:r w:rsidRPr="00FC3C81" w:rsidDel="00066A68">
          <w:fldChar w:fldCharType="end"/>
        </w:r>
      </w:del>
      <w:r w:rsidRPr="00FC3C81">
        <w:t xml:space="preserve">) by adding information of 13 exceedances of a threshold </w:t>
      </w:r>
      <w:r w:rsidRPr="00FC3C81">
        <w:rPr>
          <w:i/>
        </w:rPr>
        <w:t>S</w:t>
      </w:r>
      <w:r w:rsidRPr="00FC3C81">
        <w:t xml:space="preserve"> </w:t>
      </w:r>
      <w:r w:rsidRPr="00FC3C81">
        <w:rPr>
          <w:i/>
        </w:rPr>
        <w:t>= 9000</w:t>
      </w:r>
      <w:r w:rsidRPr="00FC3C81">
        <w:t xml:space="preserve"> m</w:t>
      </w:r>
      <w:r w:rsidRPr="00FC3C81">
        <w:rPr>
          <w:vertAlign w:val="superscript"/>
        </w:rPr>
        <w:t>3</w:t>
      </w:r>
      <w:r w:rsidRPr="00FC3C81">
        <w:t xml:space="preserve">/s during three </w:t>
      </w:r>
      <w:del w:id="1588" w:author="Mathieu Lucas" w:date="2024-04-30T10:36:00Z" w16du:dateUtc="2024-04-30T08:36:00Z">
        <w:r w:rsidRPr="00FC3C81" w:rsidDel="00525A7D">
          <w:delText xml:space="preserve">additional </w:delText>
        </w:r>
      </w:del>
      <w:ins w:id="1589" w:author="Mathieu Lucas" w:date="2024-04-30T10:36:00Z" w16du:dateUtc="2024-04-30T08:36:00Z">
        <w:r w:rsidR="00525A7D" w:rsidRPr="00FC3C81">
          <w:t xml:space="preserve">prior </w:t>
        </w:r>
      </w:ins>
      <w:r w:rsidRPr="00FC3C81">
        <w:t>centuries (period 1500-1815)</w:t>
      </w:r>
      <w:ins w:id="1590" w:author="Mathieu Lucas" w:date="2024-05-06T16:40:00Z" w16du:dateUtc="2024-05-06T14:40:00Z">
        <w:r w:rsidR="00066A68">
          <w:t xml:space="preserve"> and prior knowledge about </w:t>
        </w:r>
        <w:r w:rsidR="00066A68">
          <w:rPr>
            <w:i/>
            <w:iCs/>
          </w:rPr>
          <w:t>S</w:t>
        </w:r>
        <w:r w:rsidR="00066A68">
          <w:t xml:space="preserve"> and </w:t>
        </w:r>
        <w:r w:rsidR="00066A68">
          <w:rPr>
            <w:i/>
            <w:iCs/>
          </w:rPr>
          <w:t>t*</w:t>
        </w:r>
      </w:ins>
      <w:r w:rsidRPr="00FC3C81">
        <w:t>;</w:t>
      </w:r>
    </w:p>
    <w:p w14:paraId="4B64CFDB" w14:textId="3DEFCF2A" w:rsidR="00EA7F68" w:rsidRPr="00FC3C81" w:rsidRDefault="00BE455D">
      <w:pPr>
        <w:pStyle w:val="Style1"/>
        <w:tabs>
          <w:tab w:val="left" w:pos="284"/>
        </w:tabs>
      </w:pPr>
      <w:r w:rsidRPr="00FC3C81">
        <w:t>•</w:t>
      </w:r>
      <w:r w:rsidRPr="00FC3C81">
        <w:tab/>
        <w:t xml:space="preserve">The refinement of the </w:t>
      </w:r>
      <w:r w:rsidR="00E41C0E" w:rsidRPr="00FC3C81">
        <w:t>prior</w:t>
      </w:r>
      <w:r w:rsidRPr="00FC3C81">
        <w:rPr>
          <w:i/>
        </w:rPr>
        <w:t xml:space="preserve"> </w:t>
      </w:r>
      <w:r w:rsidRPr="00FC3C81">
        <w:t xml:space="preserve">distributions on the threshold </w:t>
      </w:r>
      <w:r w:rsidRPr="00FC3C81">
        <w:rPr>
          <w:i/>
        </w:rPr>
        <w:t>S</w:t>
      </w:r>
      <w:r w:rsidRPr="00FC3C81">
        <w:t xml:space="preserve"> and the starting date </w:t>
      </w:r>
      <w:r w:rsidRPr="00FC3C81">
        <w:rPr>
          <w:i/>
        </w:rPr>
        <w:t>t</w:t>
      </w:r>
      <w:r w:rsidRPr="00FC3C81">
        <w:rPr>
          <w:i/>
          <w:vertAlign w:val="superscript"/>
        </w:rPr>
        <w:t>*</w:t>
      </w:r>
      <w:r w:rsidRPr="00FC3C81">
        <w:t xml:space="preserve">, with </w:t>
      </w:r>
      <w:r w:rsidRPr="00FC3C81">
        <w:rPr>
          <w:i/>
        </w:rPr>
        <w:t>model D*</w:t>
      </w:r>
      <w:r w:rsidRPr="00FC3C81">
        <w:t xml:space="preserve">, gives a more precise assessment of flood quantiles than with </w:t>
      </w:r>
      <w:r w:rsidRPr="00FC3C81">
        <w:rPr>
          <w:i/>
        </w:rPr>
        <w:t>model D</w:t>
      </w:r>
      <w:ins w:id="1591" w:author="Mathieu Lucas" w:date="2024-05-06T16:41:00Z" w16du:dateUtc="2024-05-06T14:41:00Z">
        <w:r w:rsidR="00155227">
          <w:rPr>
            <w:i/>
          </w:rPr>
          <w:t xml:space="preserve"> </w:t>
        </w:r>
        <w:r w:rsidR="00155227" w:rsidRPr="00FC3C81">
          <w:t>(</w:t>
        </w:r>
        <w:r w:rsidR="00155227" w:rsidRPr="003D20D3">
          <w:fldChar w:fldCharType="begin"/>
        </w:r>
        <w:r w:rsidR="00155227" w:rsidRPr="003D20D3">
          <w:instrText xml:space="preserve"> REF _Ref165905892 \h </w:instrText>
        </w:r>
        <w:r w:rsidR="00155227">
          <w:instrText xml:space="preserve"> \* MERGEFORMAT </w:instrText>
        </w:r>
      </w:ins>
      <w:ins w:id="1592" w:author="Mathieu Lucas" w:date="2024-05-06T16:41:00Z" w16du:dateUtc="2024-05-06T14:41:00Z">
        <w:r w:rsidR="00155227" w:rsidRPr="003D20D3">
          <w:fldChar w:fldCharType="separate"/>
        </w:r>
      </w:ins>
      <w:ins w:id="1593" w:author="Mathieu Lucas" w:date="2024-05-06T17:08:00Z" w16du:dateUtc="2024-05-06T15:08:00Z">
        <w:r w:rsidR="007A5054" w:rsidRPr="007A5054">
          <w:rPr>
            <w:rPrChange w:id="1594" w:author="Mathieu Lucas" w:date="2024-05-06T17:08:00Z" w16du:dateUtc="2024-05-06T15:08:00Z">
              <w:rPr>
                <w:b/>
                <w:bCs/>
              </w:rPr>
            </w:rPrChange>
          </w:rPr>
          <w:t xml:space="preserve">Figure </w:t>
        </w:r>
        <w:r w:rsidR="007A5054" w:rsidRPr="007A5054">
          <w:rPr>
            <w:noProof/>
            <w:rPrChange w:id="1595" w:author="Mathieu Lucas" w:date="2024-05-06T17:08:00Z" w16du:dateUtc="2024-05-06T15:08:00Z">
              <w:rPr>
                <w:noProof/>
                <w:sz w:val="20"/>
                <w:szCs w:val="20"/>
              </w:rPr>
            </w:rPrChange>
          </w:rPr>
          <w:t>7</w:t>
        </w:r>
      </w:ins>
      <w:ins w:id="1596" w:author="Mathieu Lucas" w:date="2024-05-06T16:41:00Z" w16du:dateUtc="2024-05-06T14:41:00Z">
        <w:r w:rsidR="00155227" w:rsidRPr="003D20D3">
          <w:fldChar w:fldCharType="end"/>
        </w:r>
        <w:r w:rsidR="00155227">
          <w:t>a</w:t>
        </w:r>
        <w:r w:rsidR="00155227" w:rsidRPr="00FC3C81">
          <w:t>)</w:t>
        </w:r>
      </w:ins>
      <w:r w:rsidRPr="00FC3C81">
        <w:t xml:space="preserve">. </w:t>
      </w:r>
      <w:r w:rsidR="00DE5AE8" w:rsidRPr="00FC3C81">
        <w:t xml:space="preserve">Posterior standard deviation (expressed in %) </w:t>
      </w:r>
      <w:r w:rsidR="006978B6" w:rsidRPr="00FC3C81">
        <w:t>of</w:t>
      </w:r>
      <w:r w:rsidR="006978B6" w:rsidRPr="00FC3C81">
        <w:rPr>
          <w:i/>
        </w:rPr>
        <w:t xml:space="preserve"> Q1000 </w:t>
      </w:r>
      <w:r w:rsidR="006978B6" w:rsidRPr="00FC3C81">
        <w:t>quantile</w:t>
      </w:r>
      <w:r w:rsidR="006978B6" w:rsidRPr="00FC3C81">
        <w:rPr>
          <w:i/>
        </w:rPr>
        <w:t xml:space="preserve"> </w:t>
      </w:r>
      <w:r w:rsidRPr="00FC3C81">
        <w:t xml:space="preserve">decreases from 11% to 8% </w:t>
      </w:r>
      <w:r w:rsidRPr="00C81C5B">
        <w:rPr>
          <w:color w:val="auto"/>
          <w:rPrChange w:id="1597" w:author="Mathieu Lucas" w:date="2024-05-06T17:04:00Z" w16du:dateUtc="2024-05-06T15:04:00Z">
            <w:rPr/>
          </w:rPrChange>
        </w:rPr>
        <w:t>(</w:t>
      </w:r>
      <w:ins w:id="1598" w:author="Mathieu Lucas" w:date="2024-05-06T17:04:00Z" w16du:dateUtc="2024-05-06T15:04:00Z">
        <w:r w:rsidR="00C81C5B" w:rsidRPr="00C81C5B">
          <w:rPr>
            <w:color w:val="auto"/>
            <w:rPrChange w:id="1599" w:author="Mathieu Lucas" w:date="2024-05-06T17:04:00Z" w16du:dateUtc="2024-05-06T15:04:00Z">
              <w:rPr/>
            </w:rPrChange>
          </w:rPr>
          <w:fldChar w:fldCharType="begin"/>
        </w:r>
        <w:r w:rsidR="00C81C5B" w:rsidRPr="00C81C5B">
          <w:rPr>
            <w:color w:val="auto"/>
            <w:rPrChange w:id="1600" w:author="Mathieu Lucas" w:date="2024-05-06T17:04:00Z" w16du:dateUtc="2024-05-06T15:04:00Z">
              <w:rPr/>
            </w:rPrChange>
          </w:rPr>
          <w:instrText xml:space="preserve"> REF _Ref165907310 \h </w:instrText>
        </w:r>
        <w:r w:rsidR="00C81C5B" w:rsidRPr="00C81C5B">
          <w:rPr>
            <w:color w:val="auto"/>
            <w:rPrChange w:id="1601" w:author="Mathieu Lucas" w:date="2024-05-06T17:04:00Z" w16du:dateUtc="2024-05-06T15:04:00Z">
              <w:rPr/>
            </w:rPrChange>
          </w:rPr>
        </w:r>
      </w:ins>
      <w:r w:rsidR="00C81C5B" w:rsidRPr="00C81C5B">
        <w:rPr>
          <w:color w:val="auto"/>
          <w:rPrChange w:id="1602" w:author="Mathieu Lucas" w:date="2024-05-06T17:04:00Z" w16du:dateUtc="2024-05-06T15:04:00Z">
            <w:rPr/>
          </w:rPrChange>
        </w:rPr>
        <w:instrText xml:space="preserve"> \* MERGEFORMAT </w:instrText>
      </w:r>
      <w:r w:rsidR="00C81C5B" w:rsidRPr="00C81C5B">
        <w:rPr>
          <w:color w:val="auto"/>
          <w:rPrChange w:id="1603" w:author="Mathieu Lucas" w:date="2024-05-06T17:04:00Z" w16du:dateUtc="2024-05-06T15:04:00Z">
            <w:rPr/>
          </w:rPrChange>
        </w:rPr>
        <w:fldChar w:fldCharType="separate"/>
      </w:r>
      <w:ins w:id="1604" w:author="Mathieu Lucas" w:date="2024-05-06T17:08:00Z" w16du:dateUtc="2024-05-06T15:08:00Z">
        <w:r w:rsidR="007A5054" w:rsidRPr="007A5054">
          <w:rPr>
            <w:color w:val="auto"/>
            <w:rPrChange w:id="1605" w:author="Mathieu Lucas" w:date="2024-05-06T17:08:00Z" w16du:dateUtc="2024-05-06T15:08:00Z">
              <w:rPr>
                <w:b/>
                <w:bCs/>
                <w:color w:val="auto"/>
              </w:rPr>
            </w:rPrChange>
          </w:rPr>
          <w:t xml:space="preserve">Table </w:t>
        </w:r>
        <w:r w:rsidR="007A5054" w:rsidRPr="007A5054">
          <w:rPr>
            <w:noProof/>
            <w:color w:val="auto"/>
            <w:rPrChange w:id="1606" w:author="Mathieu Lucas" w:date="2024-05-06T17:08:00Z" w16du:dateUtc="2024-05-06T15:08:00Z">
              <w:rPr>
                <w:noProof/>
                <w:sz w:val="20"/>
                <w:szCs w:val="20"/>
              </w:rPr>
            </w:rPrChange>
          </w:rPr>
          <w:t>3</w:t>
        </w:r>
      </w:ins>
      <w:ins w:id="1607" w:author="Mathieu Lucas" w:date="2024-05-06T17:04:00Z" w16du:dateUtc="2024-05-06T15:04:00Z">
        <w:r w:rsidR="00C81C5B" w:rsidRPr="00C81C5B">
          <w:rPr>
            <w:color w:val="auto"/>
            <w:rPrChange w:id="1608" w:author="Mathieu Lucas" w:date="2024-05-06T17:04:00Z" w16du:dateUtc="2024-05-06T15:04:00Z">
              <w:rPr/>
            </w:rPrChange>
          </w:rPr>
          <w:fldChar w:fldCharType="end"/>
        </w:r>
      </w:ins>
      <w:del w:id="1609" w:author="Mathieu Lucas" w:date="2024-05-03T15:04:00Z" w16du:dateUtc="2024-05-03T13:04:00Z">
        <w:r w:rsidRPr="00C81C5B" w:rsidDel="00E7594F">
          <w:rPr>
            <w:color w:val="auto"/>
            <w:rPrChange w:id="1610" w:author="Mathieu Lucas" w:date="2024-05-06T17:04:00Z" w16du:dateUtc="2024-05-06T15:04:00Z">
              <w:rPr/>
            </w:rPrChange>
          </w:rPr>
          <w:fldChar w:fldCharType="begin"/>
        </w:r>
        <w:r w:rsidRPr="00C81C5B" w:rsidDel="00E7594F">
          <w:rPr>
            <w:color w:val="auto"/>
            <w:rPrChange w:id="1611" w:author="Mathieu Lucas" w:date="2024-05-06T17:04:00Z" w16du:dateUtc="2024-05-06T15:04:00Z">
              <w:rPr/>
            </w:rPrChange>
          </w:rPr>
          <w:delInstrText>REF _Ref142577637 \h</w:delInstrText>
        </w:r>
        <w:r w:rsidRPr="00C81C5B" w:rsidDel="00E7594F">
          <w:rPr>
            <w:color w:val="auto"/>
            <w:rPrChange w:id="1612" w:author="Mathieu Lucas" w:date="2024-05-06T17:04:00Z" w16du:dateUtc="2024-05-06T15:04:00Z">
              <w:rPr/>
            </w:rPrChange>
          </w:rPr>
        </w:r>
      </w:del>
      <w:r w:rsidR="00C81C5B" w:rsidRPr="00C81C5B">
        <w:rPr>
          <w:color w:val="auto"/>
          <w:rPrChange w:id="1613" w:author="Mathieu Lucas" w:date="2024-05-06T17:04:00Z" w16du:dateUtc="2024-05-06T15:04:00Z">
            <w:rPr/>
          </w:rPrChange>
        </w:rPr>
        <w:instrText xml:space="preserve"> \* MERGEFORMAT </w:instrText>
      </w:r>
      <w:del w:id="1614" w:author="Mathieu Lucas" w:date="2024-05-03T15:04:00Z" w16du:dateUtc="2024-05-03T13:04:00Z">
        <w:r w:rsidRPr="00C81C5B" w:rsidDel="00E7594F">
          <w:rPr>
            <w:color w:val="auto"/>
            <w:rPrChange w:id="1615" w:author="Mathieu Lucas" w:date="2024-05-06T17:04:00Z" w16du:dateUtc="2024-05-06T15:04:00Z">
              <w:rPr/>
            </w:rPrChange>
          </w:rPr>
          <w:fldChar w:fldCharType="separate"/>
        </w:r>
        <w:r w:rsidR="00EC3AA6" w:rsidRPr="00C81C5B" w:rsidDel="00E7594F">
          <w:rPr>
            <w:i/>
            <w:color w:val="auto"/>
            <w:rPrChange w:id="1616" w:author="Mathieu Lucas" w:date="2024-05-06T17:04:00Z" w16du:dateUtc="2024-05-06T15:04:00Z">
              <w:rPr>
                <w:i/>
              </w:rPr>
            </w:rPrChange>
          </w:rPr>
          <w:delText xml:space="preserve">Table </w:delText>
        </w:r>
        <w:r w:rsidR="00EC3AA6" w:rsidRPr="00C81C5B" w:rsidDel="00E7594F">
          <w:rPr>
            <w:i/>
            <w:noProof/>
            <w:color w:val="auto"/>
            <w:rPrChange w:id="1617" w:author="Mathieu Lucas" w:date="2024-05-06T17:04:00Z" w16du:dateUtc="2024-05-06T15:04:00Z">
              <w:rPr>
                <w:i/>
                <w:noProof/>
              </w:rPr>
            </w:rPrChange>
          </w:rPr>
          <w:delText>2</w:delText>
        </w:r>
        <w:r w:rsidRPr="00C81C5B" w:rsidDel="00E7594F">
          <w:rPr>
            <w:color w:val="auto"/>
            <w:rPrChange w:id="1618" w:author="Mathieu Lucas" w:date="2024-05-06T17:04:00Z" w16du:dateUtc="2024-05-06T15:04:00Z">
              <w:rPr/>
            </w:rPrChange>
          </w:rPr>
          <w:fldChar w:fldCharType="end"/>
        </w:r>
      </w:del>
      <w:ins w:id="1619" w:author="Mathieu Lucas" w:date="2024-05-03T15:04:00Z" w16du:dateUtc="2024-05-03T13:04:00Z">
        <w:r w:rsidR="00E7594F" w:rsidRPr="00C81C5B">
          <w:rPr>
            <w:color w:val="auto"/>
            <w:rPrChange w:id="1620" w:author="Mathieu Lucas" w:date="2024-05-06T17:04:00Z" w16du:dateUtc="2024-05-06T15:04:00Z">
              <w:rPr/>
            </w:rPrChange>
          </w:rPr>
          <w:fldChar w:fldCharType="begin"/>
        </w:r>
        <w:r w:rsidR="00E7594F" w:rsidRPr="00C81C5B">
          <w:rPr>
            <w:color w:val="auto"/>
            <w:rPrChange w:id="1621" w:author="Mathieu Lucas" w:date="2024-05-06T17:04:00Z" w16du:dateUtc="2024-05-06T15:04:00Z">
              <w:rPr/>
            </w:rPrChange>
          </w:rPr>
          <w:instrText>REF _Ref142577637 \h</w:instrText>
        </w:r>
      </w:ins>
      <w:r w:rsidR="00E7594F" w:rsidRPr="00C81C5B">
        <w:rPr>
          <w:color w:val="auto"/>
          <w:rPrChange w:id="1622" w:author="Mathieu Lucas" w:date="2024-05-06T17:04:00Z" w16du:dateUtc="2024-05-06T15:04:00Z">
            <w:rPr/>
          </w:rPrChange>
        </w:rPr>
      </w:r>
      <w:r w:rsidR="00C81C5B" w:rsidRPr="00C81C5B">
        <w:rPr>
          <w:color w:val="auto"/>
          <w:rPrChange w:id="1623" w:author="Mathieu Lucas" w:date="2024-05-06T17:04:00Z" w16du:dateUtc="2024-05-06T15:04:00Z">
            <w:rPr/>
          </w:rPrChange>
        </w:rPr>
        <w:instrText xml:space="preserve"> \* MERGEFORMAT </w:instrText>
      </w:r>
      <w:ins w:id="1624" w:author="Mathieu Lucas" w:date="2024-05-03T15:04:00Z" w16du:dateUtc="2024-05-03T13:04:00Z">
        <w:r w:rsidR="00E7594F" w:rsidRPr="00C81C5B">
          <w:rPr>
            <w:color w:val="auto"/>
            <w:rPrChange w:id="1625" w:author="Mathieu Lucas" w:date="2024-05-06T17:04:00Z" w16du:dateUtc="2024-05-06T15:04:00Z">
              <w:rPr/>
            </w:rPrChange>
          </w:rPr>
          <w:fldChar w:fldCharType="end"/>
        </w:r>
      </w:ins>
      <w:r w:rsidRPr="00C81C5B">
        <w:rPr>
          <w:color w:val="auto"/>
          <w:rPrChange w:id="1626" w:author="Mathieu Lucas" w:date="2024-05-06T17:04:00Z" w16du:dateUtc="2024-05-06T15:04:00Z">
            <w:rPr/>
          </w:rPrChange>
        </w:rPr>
        <w:t xml:space="preserve">). </w:t>
      </w:r>
      <w:r w:rsidRPr="00FC3C81">
        <w:t xml:space="preserve">In both cases, considering the perception threshold </w:t>
      </w:r>
      <w:r w:rsidRPr="00FC3C81">
        <w:rPr>
          <w:i/>
        </w:rPr>
        <w:t>S</w:t>
      </w:r>
      <w:r w:rsidRPr="00FC3C81">
        <w:t xml:space="preserve"> as being uncertain has much more impact on the uncertainty of the results than considering a lack of knowledge about the </w:t>
      </w:r>
      <w:r w:rsidR="000772EB" w:rsidRPr="00FC3C81">
        <w:t>length</w:t>
      </w:r>
      <w:r w:rsidRPr="00FC3C81">
        <w:t xml:space="preserve"> of the historical period;</w:t>
      </w:r>
    </w:p>
    <w:p w14:paraId="7586D39B" w14:textId="57A1A7E8" w:rsidR="00EA7F68" w:rsidRPr="00FC3C81" w:rsidRDefault="00BE455D">
      <w:pPr>
        <w:pStyle w:val="Style1"/>
        <w:tabs>
          <w:tab w:val="left" w:pos="284"/>
        </w:tabs>
      </w:pPr>
      <w:r w:rsidRPr="00FC3C81">
        <w:t>•</w:t>
      </w:r>
      <w:r w:rsidRPr="00FC3C81">
        <w:tab/>
        <w:t>The combination of an increased perception threshold (S</w:t>
      </w:r>
      <w:r w:rsidRPr="00FC3C81">
        <w:rPr>
          <w:i/>
          <w:vertAlign w:val="subscript"/>
        </w:rPr>
        <w:t>maxpost</w:t>
      </w:r>
      <w:r w:rsidRPr="00FC3C81">
        <w:t xml:space="preserve"> = 9386 m</w:t>
      </w:r>
      <w:r w:rsidRPr="00FC3C81">
        <w:rPr>
          <w:vertAlign w:val="superscript"/>
        </w:rPr>
        <w:t>3</w:t>
      </w:r>
      <w:r w:rsidRPr="00FC3C81">
        <w:t xml:space="preserve">/s </w:t>
      </w:r>
      <w:r w:rsidRPr="00FC3C81">
        <w:rPr>
          <w:i/>
        </w:rPr>
        <w:t>vs</w:t>
      </w:r>
      <w:r w:rsidRPr="00FC3C81">
        <w:t xml:space="preserve"> S</w:t>
      </w:r>
      <w:r w:rsidRPr="00FC3C81">
        <w:rPr>
          <w:vertAlign w:val="subscript"/>
        </w:rPr>
        <w:t>prior</w:t>
      </w:r>
      <w:r w:rsidRPr="00FC3C81">
        <w:t xml:space="preserve"> </w:t>
      </w:r>
      <w:r w:rsidRPr="00FC3C81">
        <w:rPr>
          <w:i/>
        </w:rPr>
        <w:t>= 9000</w:t>
      </w:r>
      <w:r w:rsidRPr="00FC3C81">
        <w:t xml:space="preserve"> m</w:t>
      </w:r>
      <w:r w:rsidRPr="00FC3C81">
        <w:rPr>
          <w:vertAlign w:val="superscript"/>
        </w:rPr>
        <w:t>3</w:t>
      </w:r>
      <w:r w:rsidRPr="00FC3C81">
        <w:t>/s) and a reduced span of the historical period (</w:t>
      </w:r>
      <w:r w:rsidRPr="00FC3C81">
        <w:rPr>
          <w:i/>
        </w:rPr>
        <w:t>t</w:t>
      </w:r>
      <w:r w:rsidRPr="00FC3C81">
        <w:rPr>
          <w:i/>
          <w:vertAlign w:val="superscript"/>
        </w:rPr>
        <w:t>*</w:t>
      </w:r>
      <w:r w:rsidRPr="00FC3C81">
        <w:rPr>
          <w:i/>
          <w:vertAlign w:val="subscript"/>
        </w:rPr>
        <w:t>maxpost</w:t>
      </w:r>
      <w:r w:rsidRPr="00FC3C81">
        <w:t xml:space="preserve"> = 1526 </w:t>
      </w:r>
      <w:r w:rsidRPr="00FC3C81">
        <w:rPr>
          <w:i/>
        </w:rPr>
        <w:t>vs</w:t>
      </w:r>
      <w:r w:rsidRPr="00FC3C81">
        <w:t xml:space="preserve"> </w:t>
      </w:r>
      <w:r w:rsidRPr="00FC3C81">
        <w:rPr>
          <w:i/>
        </w:rPr>
        <w:t>t</w:t>
      </w:r>
      <w:r w:rsidRPr="00FC3C81">
        <w:rPr>
          <w:i/>
          <w:vertAlign w:val="superscript"/>
        </w:rPr>
        <w:t>*</w:t>
      </w:r>
      <w:r w:rsidRPr="00FC3C81">
        <w:rPr>
          <w:vertAlign w:val="subscript"/>
        </w:rPr>
        <w:t>prior</w:t>
      </w:r>
      <w:r w:rsidRPr="00FC3C81">
        <w:t xml:space="preserve"> = 1500) may be the symptom of the non-exhaustiveness of floods in the historical samples of the HISTRHÔNE database, even though no non-stationarity of the frequency of floods was detected </w:t>
      </w:r>
      <w:r w:rsidRPr="00155227">
        <w:t>(</w:t>
      </w:r>
      <w:ins w:id="1627" w:author="Mathieu Lucas" w:date="2024-05-06T16:41:00Z" w16du:dateUtc="2024-05-06T14:41:00Z">
        <w:r w:rsidR="00155227" w:rsidRPr="00155227">
          <w:fldChar w:fldCharType="begin"/>
        </w:r>
        <w:r w:rsidR="00155227" w:rsidRPr="00155227">
          <w:instrText xml:space="preserve"> REF _Ref165904011 \h </w:instrText>
        </w:r>
      </w:ins>
      <w:r w:rsidR="00155227">
        <w:instrText xml:space="preserve"> \* MERGEFORMAT </w:instrText>
      </w:r>
      <w:r w:rsidR="00155227" w:rsidRPr="00155227">
        <w:fldChar w:fldCharType="separate"/>
      </w:r>
      <w:ins w:id="1628" w:author="Mathieu Lucas" w:date="2024-05-06T17:08:00Z" w16du:dateUtc="2024-05-06T15:08:00Z">
        <w:r w:rsidR="007A5054" w:rsidRPr="007A5054">
          <w:rPr>
            <w:rPrChange w:id="1629" w:author="Mathieu Lucas" w:date="2024-05-06T17:08:00Z" w16du:dateUtc="2024-05-06T15:08:00Z">
              <w:rPr>
                <w:b/>
                <w:bCs/>
              </w:rPr>
            </w:rPrChange>
          </w:rPr>
          <w:t xml:space="preserve">Figure </w:t>
        </w:r>
        <w:r w:rsidR="007A5054" w:rsidRPr="007A5054">
          <w:rPr>
            <w:noProof/>
            <w:rPrChange w:id="1630" w:author="Mathieu Lucas" w:date="2024-05-06T17:08:00Z" w16du:dateUtc="2024-05-06T15:08:00Z">
              <w:rPr>
                <w:noProof/>
                <w:sz w:val="20"/>
                <w:szCs w:val="20"/>
              </w:rPr>
            </w:rPrChange>
          </w:rPr>
          <w:t>1</w:t>
        </w:r>
      </w:ins>
      <w:ins w:id="1631" w:author="Mathieu Lucas" w:date="2024-05-06T16:41:00Z" w16du:dateUtc="2024-05-06T14:41:00Z">
        <w:r w:rsidR="00155227" w:rsidRPr="00155227">
          <w:fldChar w:fldCharType="end"/>
        </w:r>
        <w:r w:rsidR="00155227" w:rsidRPr="00155227">
          <w:t>b</w:t>
        </w:r>
      </w:ins>
      <w:del w:id="1632" w:author="Michel Lang" w:date="2024-02-20T09:24:00Z">
        <w:r w:rsidR="00676FF2" w:rsidRPr="00155227" w:rsidDel="000B7983">
          <w:fldChar w:fldCharType="begin"/>
        </w:r>
        <w:r w:rsidR="00676FF2" w:rsidRPr="00155227" w:rsidDel="000B7983">
          <w:delInstrText xml:space="preserve"> REF _Ref146722605 </w:delInstrText>
        </w:r>
      </w:del>
      <w:r w:rsidR="00155227">
        <w:instrText xml:space="preserve"> \* MERGEFORMAT </w:instrText>
      </w:r>
      <w:del w:id="1633" w:author="Michel Lang" w:date="2024-02-20T09:24:00Z">
        <w:r w:rsidR="00676FF2" w:rsidRPr="00155227" w:rsidDel="000B7983">
          <w:fldChar w:fldCharType="separate"/>
        </w:r>
        <w:r w:rsidR="00EC3AA6" w:rsidRPr="00155227" w:rsidDel="000B7983">
          <w:rPr>
            <w:bCs/>
            <w:i/>
          </w:rPr>
          <w:delText>Figure 1</w:delText>
        </w:r>
        <w:r w:rsidR="00676FF2" w:rsidRPr="00155227" w:rsidDel="000B7983">
          <w:fldChar w:fldCharType="end"/>
        </w:r>
        <w:r w:rsidR="00676FF2" w:rsidRPr="00155227" w:rsidDel="000B7983">
          <w:rPr>
            <w:i/>
          </w:rPr>
          <w:delText>b</w:delText>
        </w:r>
      </w:del>
      <w:ins w:id="1634" w:author="Michel Lang" w:date="2024-02-20T09:24:00Z">
        <w:del w:id="1635" w:author="Mathieu Lucas" w:date="2024-05-06T16:41:00Z" w16du:dateUtc="2024-05-06T14:41:00Z">
          <w:r w:rsidR="000B7983" w:rsidRPr="00155227" w:rsidDel="00155227">
            <w:rPr>
              <w:i/>
            </w:rPr>
            <w:fldChar w:fldCharType="begin"/>
          </w:r>
          <w:r w:rsidR="000B7983" w:rsidRPr="00155227" w:rsidDel="00155227">
            <w:rPr>
              <w:i/>
            </w:rPr>
            <w:delInstrText xml:space="preserve"> REF _Ref152838163 </w:delInstrText>
          </w:r>
        </w:del>
      </w:ins>
      <w:r w:rsidR="00155227">
        <w:rPr>
          <w:i/>
        </w:rPr>
        <w:instrText xml:space="preserve"> \* MERGEFORMAT </w:instrText>
      </w:r>
      <w:del w:id="1636" w:author="Mathieu Lucas" w:date="2024-05-06T16:41:00Z" w16du:dateUtc="2024-05-06T14:41:00Z">
        <w:r w:rsidR="000B7983" w:rsidRPr="00155227" w:rsidDel="00155227">
          <w:rPr>
            <w:i/>
          </w:rPr>
          <w:fldChar w:fldCharType="separate"/>
        </w:r>
      </w:del>
      <w:ins w:id="1637" w:author="Michel Lang" w:date="2024-02-20T09:24:00Z">
        <w:del w:id="1638" w:author="Mathieu Lucas" w:date="2024-05-06T16:41:00Z" w16du:dateUtc="2024-05-06T14:41:00Z">
          <w:r w:rsidR="000B7983" w:rsidRPr="00155227" w:rsidDel="00155227">
            <w:rPr>
              <w:bCs/>
              <w:i/>
            </w:rPr>
            <w:delText xml:space="preserve">Figure </w:delText>
          </w:r>
          <w:r w:rsidR="000B7983" w:rsidRPr="00155227" w:rsidDel="00155227">
            <w:rPr>
              <w:bCs/>
              <w:i/>
              <w:noProof/>
            </w:rPr>
            <w:delText>2</w:delText>
          </w:r>
          <w:r w:rsidR="000B7983" w:rsidRPr="00155227" w:rsidDel="00155227">
            <w:rPr>
              <w:i/>
            </w:rPr>
            <w:fldChar w:fldCharType="end"/>
          </w:r>
        </w:del>
      </w:ins>
      <w:r w:rsidRPr="00155227">
        <w:t>)</w:t>
      </w:r>
      <w:r w:rsidRPr="00FC3C81">
        <w:t>.</w:t>
      </w:r>
      <w:r w:rsidR="00987682" w:rsidRPr="00FC3C81">
        <w:t xml:space="preserve"> As the historical flood inventory is based on damages, it may be sensitive to some changes in damage perception.</w:t>
      </w:r>
    </w:p>
    <w:p w14:paraId="5070D359" w14:textId="5CFF336D" w:rsidR="00EA7F68" w:rsidRDefault="00987682">
      <w:pPr>
        <w:pStyle w:val="Style1"/>
        <w:tabs>
          <w:tab w:val="left" w:pos="284"/>
        </w:tabs>
        <w:rPr>
          <w:ins w:id="1639" w:author="Mathieu Lucas" w:date="2024-05-06T15:33:00Z" w16du:dateUtc="2024-05-06T13:33:00Z"/>
        </w:rPr>
      </w:pPr>
      <w:r w:rsidRPr="00FC3C81">
        <w:t>•</w:t>
      </w:r>
      <w:r w:rsidRPr="00FC3C81">
        <w:tab/>
      </w:r>
      <w:r w:rsidR="00BE455D" w:rsidRPr="00FC3C81">
        <w:t xml:space="preserve">Flood distribution and 95% credibility interval </w:t>
      </w:r>
      <w:del w:id="1640" w:author="Mathieu Lucas" w:date="2024-05-06T16:42:00Z" w16du:dateUtc="2024-05-06T14:42:00Z">
        <w:r w:rsidR="00BE455D" w:rsidRPr="00FC3C81" w:rsidDel="00155227">
          <w:delText xml:space="preserve">with </w:delText>
        </w:r>
      </w:del>
      <w:ins w:id="1641" w:author="Mathieu Lucas" w:date="2024-05-06T16:42:00Z" w16du:dateUtc="2024-05-06T14:42:00Z">
        <w:r w:rsidR="00155227">
          <w:t>of</w:t>
        </w:r>
        <w:r w:rsidR="00155227" w:rsidRPr="00FC3C81">
          <w:t xml:space="preserve"> </w:t>
        </w:r>
      </w:ins>
      <w:r w:rsidR="00BE455D" w:rsidRPr="00FC3C81">
        <w:rPr>
          <w:i/>
        </w:rPr>
        <w:t xml:space="preserve">model D* </w:t>
      </w:r>
      <w:r w:rsidR="00BE455D" w:rsidRPr="00FC3C81">
        <w:t xml:space="preserve">are represented </w:t>
      </w:r>
      <w:del w:id="1642" w:author="Mathieu Lucas" w:date="2024-04-30T10:37:00Z" w16du:dateUtc="2024-04-30T08:37:00Z">
        <w:r w:rsidR="00BE455D" w:rsidRPr="00FC3C81" w:rsidDel="00525A7D">
          <w:delText xml:space="preserve">on </w:delText>
        </w:r>
      </w:del>
      <w:ins w:id="1643" w:author="Mathieu Lucas" w:date="2024-04-30T10:37:00Z" w16du:dateUtc="2024-04-30T08:37:00Z">
        <w:r w:rsidR="00525A7D" w:rsidRPr="00FC3C81">
          <w:t>in</w:t>
        </w:r>
      </w:ins>
      <w:ins w:id="1644" w:author="Mathieu Lucas" w:date="2024-05-06T16:42:00Z" w16du:dateUtc="2024-05-06T14:42:00Z">
        <w:r w:rsidR="00155227">
          <w:t xml:space="preserve"> </w:t>
        </w:r>
        <w:r w:rsidR="00155227" w:rsidRPr="00155227">
          <w:fldChar w:fldCharType="begin"/>
        </w:r>
        <w:r w:rsidR="00155227" w:rsidRPr="00155227">
          <w:instrText xml:space="preserve"> REF _Ref165906164 \h </w:instrText>
        </w:r>
      </w:ins>
      <w:r w:rsidR="00155227">
        <w:instrText xml:space="preserve"> \* MERGEFORMAT </w:instrText>
      </w:r>
      <w:r w:rsidR="00155227" w:rsidRPr="00155227">
        <w:fldChar w:fldCharType="separate"/>
      </w:r>
      <w:ins w:id="1645" w:author="Mathieu Lucas" w:date="2024-05-06T17:08:00Z" w16du:dateUtc="2024-05-06T15:08:00Z">
        <w:r w:rsidR="007A5054" w:rsidRPr="007A5054">
          <w:rPr>
            <w:rPrChange w:id="1646" w:author="Mathieu Lucas" w:date="2024-05-06T17:08:00Z" w16du:dateUtc="2024-05-06T15:08:00Z">
              <w:rPr>
                <w:b/>
                <w:bCs/>
              </w:rPr>
            </w:rPrChange>
          </w:rPr>
          <w:t xml:space="preserve">Figure </w:t>
        </w:r>
        <w:r w:rsidR="007A5054" w:rsidRPr="007A5054">
          <w:rPr>
            <w:noProof/>
            <w:rPrChange w:id="1647" w:author="Mathieu Lucas" w:date="2024-05-06T17:08:00Z" w16du:dateUtc="2024-05-06T15:08:00Z">
              <w:rPr>
                <w:noProof/>
                <w:sz w:val="20"/>
                <w:szCs w:val="20"/>
              </w:rPr>
            </w:rPrChange>
          </w:rPr>
          <w:t>8</w:t>
        </w:r>
      </w:ins>
      <w:ins w:id="1648" w:author="Mathieu Lucas" w:date="2024-05-06T16:42:00Z" w16du:dateUtc="2024-05-06T14:42:00Z">
        <w:r w:rsidR="00155227" w:rsidRPr="00155227">
          <w:fldChar w:fldCharType="end"/>
        </w:r>
      </w:ins>
      <w:del w:id="1649" w:author="Mathieu Lucas" w:date="2024-05-06T16:42:00Z" w16du:dateUtc="2024-05-06T14:42:00Z">
        <w:r w:rsidR="00BE455D" w:rsidRPr="00FC3C81" w:rsidDel="00155227">
          <w:fldChar w:fldCharType="begin"/>
        </w:r>
        <w:r w:rsidR="00BE455D" w:rsidRPr="00FC3C81" w:rsidDel="00155227">
          <w:delInstrText>REF _Ref142656711 \h</w:delInstrText>
        </w:r>
        <w:r w:rsidR="00BE455D" w:rsidRPr="00FC3C81" w:rsidDel="00155227">
          <w:fldChar w:fldCharType="separate"/>
        </w:r>
        <w:r w:rsidR="00EC3AA6" w:rsidRPr="00FC3C81" w:rsidDel="00155227">
          <w:rPr>
            <w:bCs/>
            <w:i/>
          </w:rPr>
          <w:delText xml:space="preserve">Figure </w:delText>
        </w:r>
        <w:r w:rsidR="00EC3AA6" w:rsidRPr="00FC3C81" w:rsidDel="00155227">
          <w:rPr>
            <w:bCs/>
            <w:i/>
            <w:noProof/>
          </w:rPr>
          <w:delText>13</w:delText>
        </w:r>
        <w:r w:rsidR="00BE455D" w:rsidRPr="00FC3C81" w:rsidDel="00155227">
          <w:fldChar w:fldCharType="end"/>
        </w:r>
      </w:del>
      <w:r w:rsidR="00BE455D" w:rsidRPr="00FC3C81">
        <w:t xml:space="preserve">. </w:t>
      </w:r>
      <w:del w:id="1650" w:author="Mathieu Lucas" w:date="2024-04-30T10:38:00Z" w16du:dateUtc="2024-04-30T08:38:00Z">
        <w:r w:rsidR="00BE455D" w:rsidRPr="00FC3C81" w:rsidDel="00525A7D">
          <w:delText xml:space="preserve">Discharge of </w:delText>
        </w:r>
      </w:del>
      <w:r w:rsidR="00BE455D" w:rsidRPr="00FC3C81">
        <w:t>AMAX values are reported with their uncertainty (from 5% to 30%)</w:t>
      </w:r>
      <w:r w:rsidRPr="00FC3C81">
        <w:t xml:space="preserve"> and historical floods as exceedances</w:t>
      </w:r>
      <w:r w:rsidR="00BE455D" w:rsidRPr="00FC3C81">
        <w:t xml:space="preserve">. </w:t>
      </w:r>
      <w:r w:rsidRPr="00FC3C81">
        <w:t xml:space="preserve">Information on floods during three </w:t>
      </w:r>
      <w:del w:id="1651" w:author="Mathieu Lucas" w:date="2024-04-30T10:39:00Z" w16du:dateUtc="2024-04-30T08:39:00Z">
        <w:r w:rsidRPr="00FC3C81" w:rsidDel="00525A7D">
          <w:delText xml:space="preserve">additional </w:delText>
        </w:r>
      </w:del>
      <w:ins w:id="1652" w:author="Mathieu Lucas" w:date="2024-04-30T10:39:00Z" w16du:dateUtc="2024-04-30T08:39:00Z">
        <w:r w:rsidR="00525A7D" w:rsidRPr="00FC3C81">
          <w:t xml:space="preserve">prior </w:t>
        </w:r>
      </w:ins>
      <w:r w:rsidRPr="00FC3C81">
        <w:t xml:space="preserve">centuries (1500-1815) </w:t>
      </w:r>
      <w:del w:id="1653" w:author="Mathieu Lucas" w:date="2024-04-30T10:39:00Z" w16du:dateUtc="2024-04-30T08:39:00Z">
        <w:r w:rsidRPr="00FC3C81" w:rsidDel="00525A7D">
          <w:delText>allows reducing</w:delText>
        </w:r>
      </w:del>
      <w:ins w:id="1654" w:author="Mathieu Lucas" w:date="2024-04-30T10:39:00Z" w16du:dateUtc="2024-04-30T08:39:00Z">
        <w:r w:rsidR="00525A7D" w:rsidRPr="00FC3C81">
          <w:t>reduces</w:t>
        </w:r>
      </w:ins>
      <w:r w:rsidRPr="00FC3C81">
        <w:t xml:space="preserve"> the level of extrapolation towards extreme floods</w:t>
      </w:r>
      <w:ins w:id="1655" w:author="Michel Lang" w:date="2024-02-19T16:38:00Z">
        <w:r w:rsidR="005974D2" w:rsidRPr="00FC3C81">
          <w:t xml:space="preserve"> (flood of record has a plotting position around the 1000-year return period</w:t>
        </w:r>
      </w:ins>
      <w:ins w:id="1656" w:author="Michel Lang" w:date="2024-02-19T16:39:00Z">
        <w:r w:rsidR="005974D2" w:rsidRPr="00FC3C81">
          <w:t xml:space="preserve"> </w:t>
        </w:r>
        <w:del w:id="1657" w:author="Mathieu Lucas" w:date="2024-04-30T10:39:00Z" w16du:dateUtc="2024-04-30T08:39:00Z">
          <w:r w:rsidR="005974D2" w:rsidRPr="00FC3C81" w:rsidDel="00525A7D">
            <w:delText>on</w:delText>
          </w:r>
        </w:del>
      </w:ins>
      <w:ins w:id="1658" w:author="Mathieu Lucas" w:date="2024-04-30T10:39:00Z" w16du:dateUtc="2024-04-30T08:39:00Z">
        <w:r w:rsidR="00525A7D" w:rsidRPr="00FC3C81">
          <w:t>in</w:t>
        </w:r>
      </w:ins>
      <w:ins w:id="1659" w:author="Michel Lang" w:date="2024-02-19T16:39:00Z">
        <w:r w:rsidR="005974D2" w:rsidRPr="00FC3C81">
          <w:t xml:space="preserve"> </w:t>
        </w:r>
      </w:ins>
      <w:ins w:id="1660" w:author="Mathieu Lucas" w:date="2024-05-06T16:43:00Z" w16du:dateUtc="2024-05-06T14:43:00Z">
        <w:r w:rsidR="001B6F92" w:rsidRPr="00155227">
          <w:fldChar w:fldCharType="begin"/>
        </w:r>
        <w:r w:rsidR="001B6F92" w:rsidRPr="00155227">
          <w:instrText xml:space="preserve"> REF _Ref165906164 \h </w:instrText>
        </w:r>
        <w:r w:rsidR="001B6F92">
          <w:instrText xml:space="preserve"> \* MERGEFORMAT </w:instrText>
        </w:r>
      </w:ins>
      <w:ins w:id="1661" w:author="Mathieu Lucas" w:date="2024-05-06T16:43:00Z" w16du:dateUtc="2024-05-06T14:43:00Z">
        <w:r w:rsidR="001B6F92" w:rsidRPr="00155227">
          <w:fldChar w:fldCharType="separate"/>
        </w:r>
      </w:ins>
      <w:ins w:id="1662" w:author="Mathieu Lucas" w:date="2024-05-06T17:08:00Z" w16du:dateUtc="2024-05-06T15:08:00Z">
        <w:r w:rsidR="007A5054" w:rsidRPr="007A5054">
          <w:rPr>
            <w:rPrChange w:id="1663" w:author="Mathieu Lucas" w:date="2024-05-06T17:08:00Z" w16du:dateUtc="2024-05-06T15:08:00Z">
              <w:rPr>
                <w:b/>
                <w:bCs/>
              </w:rPr>
            </w:rPrChange>
          </w:rPr>
          <w:t xml:space="preserve">Figure </w:t>
        </w:r>
        <w:r w:rsidR="007A5054" w:rsidRPr="007A5054">
          <w:rPr>
            <w:noProof/>
            <w:rPrChange w:id="1664" w:author="Mathieu Lucas" w:date="2024-05-06T17:08:00Z" w16du:dateUtc="2024-05-06T15:08:00Z">
              <w:rPr>
                <w:noProof/>
                <w:sz w:val="20"/>
                <w:szCs w:val="20"/>
              </w:rPr>
            </w:rPrChange>
          </w:rPr>
          <w:t>8</w:t>
        </w:r>
      </w:ins>
      <w:ins w:id="1665" w:author="Mathieu Lucas" w:date="2024-05-06T16:43:00Z" w16du:dateUtc="2024-05-06T14:43:00Z">
        <w:r w:rsidR="001B6F92" w:rsidRPr="00155227">
          <w:fldChar w:fldCharType="end"/>
        </w:r>
      </w:ins>
      <w:ins w:id="1666" w:author="Michel Lang" w:date="2024-02-19T16:39:00Z">
        <w:del w:id="1667" w:author="Mathieu Lucas" w:date="2024-05-06T16:43:00Z" w16du:dateUtc="2024-05-06T14:43:00Z">
          <w:r w:rsidR="005974D2" w:rsidRPr="00FC3C81" w:rsidDel="001B6F92">
            <w:delText>Fig. 13</w:delText>
          </w:r>
        </w:del>
        <w:r w:rsidR="005974D2" w:rsidRPr="00FC3C81">
          <w:t xml:space="preserve">, instead of a 400-year return period </w:t>
        </w:r>
        <w:del w:id="1668" w:author="Mathieu Lucas" w:date="2024-04-30T10:39:00Z" w16du:dateUtc="2024-04-30T08:39:00Z">
          <w:r w:rsidR="005974D2" w:rsidRPr="00FC3C81" w:rsidDel="00525A7D">
            <w:delText>on</w:delText>
          </w:r>
        </w:del>
        <w:del w:id="1669" w:author="Mathieu Lucas" w:date="2024-05-06T16:44:00Z" w16du:dateUtc="2024-05-06T14:44:00Z">
          <w:r w:rsidR="005974D2" w:rsidRPr="00FC3C81" w:rsidDel="001B6F92">
            <w:delText xml:space="preserve"> Fig. 4 </w:delText>
          </w:r>
        </w:del>
        <w:del w:id="1670" w:author="Mathieu Lucas" w:date="2024-04-30T10:40:00Z" w16du:dateUtc="2024-04-30T08:40:00Z">
          <w:r w:rsidR="005974D2" w:rsidRPr="00FC3C81" w:rsidDel="00FB63F1">
            <w:delText>with</w:delText>
          </w:r>
        </w:del>
      </w:ins>
      <w:ins w:id="1671" w:author="Mathieu Lucas" w:date="2024-04-30T10:40:00Z" w16du:dateUtc="2024-04-30T08:40:00Z">
        <w:r w:rsidR="00FB63F1" w:rsidRPr="00FC3C81">
          <w:t>for</w:t>
        </w:r>
      </w:ins>
      <w:ins w:id="1672" w:author="Michel Lang" w:date="2024-02-19T16:39:00Z">
        <w:r w:rsidR="005974D2" w:rsidRPr="00FC3C81">
          <w:t xml:space="preserve"> the 1816-2020 period)</w:t>
        </w:r>
      </w:ins>
      <w:r w:rsidRPr="00FC3C81">
        <w:t>.</w:t>
      </w:r>
    </w:p>
    <w:p w14:paraId="7BE2158E" w14:textId="77777777" w:rsidR="005550FC" w:rsidRDefault="005550FC">
      <w:pPr>
        <w:pStyle w:val="Style1"/>
        <w:keepNext/>
        <w:tabs>
          <w:tab w:val="left" w:pos="284"/>
        </w:tabs>
        <w:jc w:val="center"/>
        <w:rPr>
          <w:ins w:id="1673" w:author="Mathieu Lucas" w:date="2024-05-06T15:34:00Z" w16du:dateUtc="2024-05-06T13:34:00Z"/>
        </w:rPr>
        <w:pPrChange w:id="1674" w:author="Mathieu Lucas" w:date="2024-05-06T15:34:00Z" w16du:dateUtc="2024-05-06T13:34:00Z">
          <w:pPr>
            <w:pStyle w:val="Style1"/>
            <w:tabs>
              <w:tab w:val="left" w:pos="284"/>
            </w:tabs>
            <w:jc w:val="center"/>
          </w:pPr>
        </w:pPrChange>
      </w:pPr>
      <w:ins w:id="1675" w:author="Mathieu Lucas" w:date="2024-05-06T15:33:00Z" w16du:dateUtc="2024-05-06T13:33:00Z">
        <w:r>
          <w:rPr>
            <w:noProof/>
          </w:rPr>
          <w:lastRenderedPageBreak/>
          <w:drawing>
            <wp:inline distT="0" distB="0" distL="0" distR="0" wp14:anchorId="33E98BC9" wp14:editId="5109F36D">
              <wp:extent cx="5150324" cy="3569766"/>
              <wp:effectExtent l="0" t="0" r="0" b="0"/>
              <wp:docPr id="168505457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4603" cy="3579663"/>
                      </a:xfrm>
                      <a:prstGeom prst="rect">
                        <a:avLst/>
                      </a:prstGeom>
                      <a:noFill/>
                      <a:ln>
                        <a:noFill/>
                      </a:ln>
                    </pic:spPr>
                  </pic:pic>
                </a:graphicData>
              </a:graphic>
            </wp:inline>
          </w:drawing>
        </w:r>
      </w:ins>
    </w:p>
    <w:p w14:paraId="56946E1B" w14:textId="36071FD8" w:rsidR="005550FC" w:rsidRPr="005550FC" w:rsidRDefault="005550FC">
      <w:pPr>
        <w:pStyle w:val="Lgende"/>
        <w:jc w:val="center"/>
        <w:rPr>
          <w:sz w:val="20"/>
          <w:szCs w:val="20"/>
          <w:rPrChange w:id="1676" w:author="Mathieu Lucas" w:date="2024-05-06T15:34:00Z" w16du:dateUtc="2024-05-06T13:34:00Z">
            <w:rPr/>
          </w:rPrChange>
        </w:rPr>
        <w:pPrChange w:id="1677" w:author="Mathieu Lucas" w:date="2024-05-06T15:34:00Z" w16du:dateUtc="2024-05-06T13:34:00Z">
          <w:pPr>
            <w:pStyle w:val="Style1"/>
            <w:tabs>
              <w:tab w:val="left" w:pos="284"/>
            </w:tabs>
          </w:pPr>
        </w:pPrChange>
      </w:pPr>
      <w:bookmarkStart w:id="1678" w:name="_Ref165906164"/>
      <w:ins w:id="1679" w:author="Mathieu Lucas" w:date="2024-05-06T15:34:00Z" w16du:dateUtc="2024-05-06T13:34:00Z">
        <w:r w:rsidRPr="005550FC">
          <w:rPr>
            <w:sz w:val="20"/>
            <w:szCs w:val="20"/>
            <w:rPrChange w:id="1680" w:author="Mathieu Lucas" w:date="2024-05-06T15:34:00Z" w16du:dateUtc="2024-05-06T13:34:00Z">
              <w:rPr>
                <w:b/>
                <w:bCs/>
              </w:rPr>
            </w:rPrChange>
          </w:rPr>
          <w:t xml:space="preserve">Figure </w:t>
        </w:r>
        <w:r w:rsidRPr="005550FC">
          <w:rPr>
            <w:sz w:val="20"/>
            <w:szCs w:val="20"/>
            <w:rPrChange w:id="1681" w:author="Mathieu Lucas" w:date="2024-05-06T15:34:00Z" w16du:dateUtc="2024-05-06T13:34:00Z">
              <w:rPr>
                <w:b/>
                <w:bCs/>
              </w:rPr>
            </w:rPrChange>
          </w:rPr>
          <w:fldChar w:fldCharType="begin"/>
        </w:r>
        <w:r w:rsidRPr="005550FC">
          <w:rPr>
            <w:sz w:val="20"/>
            <w:szCs w:val="20"/>
            <w:rPrChange w:id="1682" w:author="Mathieu Lucas" w:date="2024-05-06T15:34:00Z" w16du:dateUtc="2024-05-06T13:34:00Z">
              <w:rPr>
                <w:b/>
                <w:bCs/>
              </w:rPr>
            </w:rPrChange>
          </w:rPr>
          <w:instrText xml:space="preserve"> SEQ Figure \* ARABIC </w:instrText>
        </w:r>
      </w:ins>
      <w:r w:rsidRPr="005550FC">
        <w:rPr>
          <w:sz w:val="20"/>
          <w:szCs w:val="20"/>
          <w:rPrChange w:id="1683" w:author="Mathieu Lucas" w:date="2024-05-06T15:34:00Z" w16du:dateUtc="2024-05-06T13:34:00Z">
            <w:rPr>
              <w:b/>
              <w:bCs/>
            </w:rPr>
          </w:rPrChange>
        </w:rPr>
        <w:fldChar w:fldCharType="separate"/>
      </w:r>
      <w:ins w:id="1684" w:author="Mathieu Lucas" w:date="2024-05-06T17:08:00Z" w16du:dateUtc="2024-05-06T15:08:00Z">
        <w:r w:rsidR="007A5054">
          <w:rPr>
            <w:noProof/>
            <w:sz w:val="20"/>
            <w:szCs w:val="20"/>
          </w:rPr>
          <w:t>8</w:t>
        </w:r>
      </w:ins>
      <w:ins w:id="1685" w:author="Mathieu Lucas" w:date="2024-05-06T15:34:00Z" w16du:dateUtc="2024-05-06T13:34:00Z">
        <w:r w:rsidRPr="005550FC">
          <w:rPr>
            <w:sz w:val="20"/>
            <w:szCs w:val="20"/>
            <w:rPrChange w:id="1686" w:author="Mathieu Lucas" w:date="2024-05-06T15:34:00Z" w16du:dateUtc="2024-05-06T13:34:00Z">
              <w:rPr>
                <w:b/>
                <w:bCs/>
              </w:rPr>
            </w:rPrChange>
          </w:rPr>
          <w:fldChar w:fldCharType="end"/>
        </w:r>
        <w:bookmarkEnd w:id="1678"/>
        <w:r w:rsidRPr="005550FC">
          <w:rPr>
            <w:sz w:val="20"/>
            <w:szCs w:val="20"/>
            <w:rPrChange w:id="1687" w:author="Mathieu Lucas" w:date="2024-05-06T15:34:00Z" w16du:dateUtc="2024-05-06T13:34:00Z">
              <w:rPr>
                <w:b/>
                <w:bCs/>
              </w:rPr>
            </w:rPrChange>
          </w:rPr>
          <w:t xml:space="preserve">: </w:t>
        </w:r>
        <w:r w:rsidRPr="005550FC">
          <w:rPr>
            <w:b w:val="0"/>
            <w:bCs w:val="0"/>
            <w:sz w:val="20"/>
            <w:szCs w:val="20"/>
            <w:rPrChange w:id="1688" w:author="Mathieu Lucas" w:date="2024-05-06T15:34:00Z" w16du:dateUtc="2024-05-06T13:34:00Z">
              <w:rPr>
                <w:b/>
                <w:bCs/>
              </w:rPr>
            </w:rPrChange>
          </w:rPr>
          <w:t>Flood distribution and 95% confidence interval of model D* (</w:t>
        </w:r>
      </w:ins>
      <w:ins w:id="1689" w:author="Mathieu Lucas" w:date="2024-05-06T15:35:00Z" w16du:dateUtc="2024-05-06T13:35:00Z">
        <w:r w:rsidR="00D555F9">
          <w:rPr>
            <w:b w:val="0"/>
            <w:bCs w:val="0"/>
            <w:sz w:val="20"/>
            <w:szCs w:val="20"/>
          </w:rPr>
          <w:t>M</w:t>
        </w:r>
      </w:ins>
      <w:ins w:id="1690" w:author="Mathieu Lucas" w:date="2024-05-06T15:34:00Z" w16du:dateUtc="2024-05-06T13:34:00Z">
        <w:r w:rsidRPr="005550FC">
          <w:rPr>
            <w:b w:val="0"/>
            <w:bCs w:val="0"/>
            <w:sz w:val="20"/>
            <w:szCs w:val="20"/>
            <w:rPrChange w:id="1691" w:author="Mathieu Lucas" w:date="2024-05-06T15:34:00Z" w16du:dateUtc="2024-05-06T13:34:00Z">
              <w:rPr>
                <w:b/>
                <w:bCs/>
              </w:rPr>
            </w:rPrChange>
          </w:rPr>
          <w:t>ixed sample: systematic period 1816-2020 + 13 historical exceedances on 1500-1815, refined prior on S and t*). Experimental distribution in black (AMAX values) or red (exceedances of the perception threshold)</w:t>
        </w:r>
        <w:r>
          <w:rPr>
            <w:b w:val="0"/>
            <w:bCs w:val="0"/>
            <w:sz w:val="20"/>
            <w:szCs w:val="20"/>
          </w:rPr>
          <w:t>.</w:t>
        </w:r>
      </w:ins>
    </w:p>
    <w:p w14:paraId="1368E8DB" w14:textId="34395F1A" w:rsidR="00EA7F68" w:rsidRPr="00FC3C81" w:rsidDel="005550FC" w:rsidRDefault="00BE455D">
      <w:pPr>
        <w:pStyle w:val="Style1"/>
        <w:tabs>
          <w:tab w:val="left" w:pos="284"/>
        </w:tabs>
        <w:rPr>
          <w:del w:id="1692" w:author="Mathieu Lucas" w:date="2024-05-06T15:33:00Z" w16du:dateUtc="2024-05-06T13:33:00Z"/>
        </w:rPr>
      </w:pPr>
      <w:del w:id="1693" w:author="Mathieu Lucas" w:date="2024-05-06T15:33:00Z" w16du:dateUtc="2024-05-06T13:33:00Z">
        <w:r w:rsidRPr="00FC3C81" w:rsidDel="005550FC">
          <w:rPr>
            <w:noProof/>
          </w:rPr>
          <w:drawing>
            <wp:inline distT="0" distB="0" distL="0" distR="0" wp14:anchorId="5759CA87" wp14:editId="2A8C84C6">
              <wp:extent cx="5760000" cy="3812400"/>
              <wp:effectExtent l="0" t="0" r="0" b="0"/>
              <wp:docPr id="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4"/>
                      <pic:cNvPicPr>
                        <a:picLocks noChangeAspect="1" noChangeArrowheads="1"/>
                      </pic:cNvPicPr>
                    </pic:nvPicPr>
                    <pic:blipFill>
                      <a:blip r:embed="rId29"/>
                      <a:stretch>
                        <a:fillRect/>
                      </a:stretch>
                    </pic:blipFill>
                    <pic:spPr bwMode="auto">
                      <a:xfrm>
                        <a:off x="0" y="0"/>
                        <a:ext cx="5760000" cy="3812400"/>
                      </a:xfrm>
                      <a:prstGeom prst="rect">
                        <a:avLst/>
                      </a:prstGeom>
                    </pic:spPr>
                  </pic:pic>
                </a:graphicData>
              </a:graphic>
            </wp:inline>
          </w:drawing>
        </w:r>
      </w:del>
    </w:p>
    <w:p w14:paraId="3AB9E623" w14:textId="590E1CB6" w:rsidR="00EA7F68" w:rsidRPr="00FC3C81" w:rsidDel="005550FC" w:rsidRDefault="00BE455D">
      <w:pPr>
        <w:pStyle w:val="Style1"/>
        <w:rPr>
          <w:del w:id="1694" w:author="Mathieu Lucas" w:date="2024-05-06T15:33:00Z" w16du:dateUtc="2024-05-06T13:33:00Z"/>
          <w:bCs/>
          <w:i/>
        </w:rPr>
      </w:pPr>
      <w:bookmarkStart w:id="1695" w:name="_Ref142656711"/>
      <w:del w:id="1696" w:author="Mathieu Lucas" w:date="2024-05-06T15:33:00Z" w16du:dateUtc="2024-05-06T13:33:00Z">
        <w:r w:rsidRPr="00FC3C81" w:rsidDel="005550FC">
          <w:rPr>
            <w:bCs/>
            <w:i/>
          </w:rPr>
          <w:delText xml:space="preserve">Figure </w:delText>
        </w:r>
        <w:r w:rsidRPr="00FC3C81" w:rsidDel="005550FC">
          <w:rPr>
            <w:bCs/>
            <w:i/>
          </w:rPr>
          <w:fldChar w:fldCharType="begin"/>
        </w:r>
        <w:r w:rsidRPr="00FC3C81" w:rsidDel="005550FC">
          <w:rPr>
            <w:bCs/>
            <w:i/>
          </w:rPr>
          <w:delInstrText>SEQ Figure \* ARABIC</w:delInstrText>
        </w:r>
        <w:r w:rsidRPr="00FC3C81" w:rsidDel="005550FC">
          <w:rPr>
            <w:bCs/>
            <w:i/>
          </w:rPr>
          <w:fldChar w:fldCharType="separate"/>
        </w:r>
        <w:r w:rsidR="00EC3AA6" w:rsidRPr="00FC3C81" w:rsidDel="005550FC">
          <w:rPr>
            <w:bCs/>
            <w:i/>
            <w:noProof/>
          </w:rPr>
          <w:delText>13</w:delText>
        </w:r>
        <w:r w:rsidRPr="00FC3C81" w:rsidDel="005550FC">
          <w:rPr>
            <w:bCs/>
            <w:i/>
          </w:rPr>
          <w:fldChar w:fldCharType="end"/>
        </w:r>
        <w:bookmarkEnd w:id="1695"/>
        <w:r w:rsidRPr="00FC3C81" w:rsidDel="005550FC">
          <w:rPr>
            <w:bCs/>
            <w:i/>
          </w:rPr>
          <w:delText> </w:delText>
        </w:r>
        <w:bookmarkStart w:id="1697" w:name="_Hlk165897987"/>
        <w:r w:rsidRPr="00FC3C81" w:rsidDel="005550FC">
          <w:rPr>
            <w:bCs/>
            <w:i/>
          </w:rPr>
          <w:delText>: Flood distribution and 95% confidence interval with model D* (mixed sample: systematic period 1816-2020 + 13 historical exce</w:delText>
        </w:r>
      </w:del>
      <w:ins w:id="1698" w:author="Michel Lang" w:date="2024-02-19T16:40:00Z">
        <w:del w:id="1699" w:author="Mathieu Lucas" w:date="2024-05-06T15:33:00Z" w16du:dateUtc="2024-05-06T13:33:00Z">
          <w:r w:rsidR="005974D2" w:rsidRPr="00FC3C81" w:rsidDel="005550FC">
            <w:rPr>
              <w:bCs/>
              <w:i/>
            </w:rPr>
            <w:delText>e</w:delText>
          </w:r>
        </w:del>
      </w:ins>
      <w:del w:id="1700" w:author="Mathieu Lucas" w:date="2024-05-06T15:33:00Z" w16du:dateUtc="2024-05-06T13:33:00Z">
        <w:r w:rsidRPr="00FC3C81" w:rsidDel="005550FC">
          <w:rPr>
            <w:bCs/>
            <w:i/>
          </w:rPr>
          <w:delText>dances on 1500-1815). Experimental distribution in black (AMAX values) or grey (exceedances of the perception threshold)</w:delText>
        </w:r>
      </w:del>
    </w:p>
    <w:bookmarkEnd w:id="1697"/>
    <w:p w14:paraId="08BE989F" w14:textId="77777777" w:rsidR="00EA7F68" w:rsidRPr="00FC3C81" w:rsidRDefault="00BE455D">
      <w:pPr>
        <w:pStyle w:val="Titre1"/>
        <w:numPr>
          <w:ilvl w:val="0"/>
          <w:numId w:val="2"/>
        </w:numPr>
        <w:jc w:val="both"/>
      </w:pPr>
      <w:r w:rsidRPr="00FC3C81">
        <w:t>Conclusion</w:t>
      </w:r>
    </w:p>
    <w:p w14:paraId="12F1BF51" w14:textId="1D5185A5" w:rsidR="00EA7F68" w:rsidRPr="00FC3C81" w:rsidRDefault="006978B6">
      <w:pPr>
        <w:pStyle w:val="Style1"/>
      </w:pPr>
      <w:r w:rsidRPr="00FC3C81">
        <w:t xml:space="preserve">This paper </w:t>
      </w:r>
      <w:del w:id="1701" w:author="Mathieu Lucas" w:date="2024-04-30T10:46:00Z" w16du:dateUtc="2024-04-30T08:46:00Z">
        <w:r w:rsidRPr="00FC3C81" w:rsidDel="00FC3C81">
          <w:delText>propose</w:delText>
        </w:r>
      </w:del>
      <w:ins w:id="1702" w:author="Mathieu Lucas" w:date="2024-04-30T10:46:00Z" w16du:dateUtc="2024-04-30T08:46:00Z">
        <w:r w:rsidR="00FC3C81" w:rsidRPr="00FC3C81">
          <w:t>proposes</w:t>
        </w:r>
      </w:ins>
      <w:del w:id="1703" w:author="Mathieu Lucas" w:date="2024-04-30T10:41:00Z" w16du:dateUtc="2024-04-30T08:41:00Z">
        <w:r w:rsidRPr="00FC3C81" w:rsidDel="00FB63F1">
          <w:delText>d</w:delText>
        </w:r>
      </w:del>
      <w:r w:rsidRPr="00FC3C81">
        <w:t xml:space="preserve"> </w:t>
      </w:r>
      <w:r w:rsidR="00666380" w:rsidRPr="00FC3C81">
        <w:t>Binomial</w:t>
      </w:r>
      <w:r w:rsidRPr="00FC3C81">
        <w:t xml:space="preserve"> models for the inclusion of historical data into FFA, which </w:t>
      </w:r>
      <w:del w:id="1704" w:author="Mathieu Lucas" w:date="2024-04-29T17:23:00Z" w16du:dateUtc="2024-04-29T15:23:00Z">
        <w:r w:rsidRPr="00FC3C81" w:rsidDel="00846451">
          <w:delText>explicitely</w:delText>
        </w:r>
      </w:del>
      <w:ins w:id="1705" w:author="Mathieu Lucas" w:date="2024-04-29T17:23:00Z" w16du:dateUtc="2024-04-29T15:23:00Z">
        <w:r w:rsidR="00846451" w:rsidRPr="00FC3C81">
          <w:t>explicitly</w:t>
        </w:r>
      </w:ins>
      <w:r w:rsidRPr="00FC3C81">
        <w:t xml:space="preserve"> recognize the uncertain nature of both the perception threshold and the start</w:t>
      </w:r>
      <w:ins w:id="1706" w:author="Michel Lang" w:date="2024-02-19T16:40:00Z">
        <w:r w:rsidR="005974D2" w:rsidRPr="00FC3C81">
          <w:t>ing</w:t>
        </w:r>
      </w:ins>
      <w:r w:rsidRPr="00FC3C81">
        <w:t xml:space="preserve"> date of the historical period.</w:t>
      </w:r>
    </w:p>
    <w:p w14:paraId="5F4538B3" w14:textId="5CFEDA28" w:rsidR="00EA7F68" w:rsidRPr="00FC3C81" w:rsidRDefault="00BE455D">
      <w:pPr>
        <w:pStyle w:val="Style1"/>
      </w:pPr>
      <w:r w:rsidRPr="00FC3C81">
        <w:t xml:space="preserve">The models are first tested with a 205-year long series of AMAX values </w:t>
      </w:r>
      <w:r w:rsidR="0064429C" w:rsidRPr="00FC3C81">
        <w:t xml:space="preserve">for </w:t>
      </w:r>
      <w:r w:rsidR="00860D07" w:rsidRPr="00FC3C81">
        <w:t xml:space="preserve">the outlet of </w:t>
      </w:r>
      <w:r w:rsidRPr="00FC3C81">
        <w:t xml:space="preserve">the Rhône </w:t>
      </w:r>
      <w:r w:rsidR="00860D07" w:rsidRPr="00FC3C81">
        <w:t>R</w:t>
      </w:r>
      <w:r w:rsidRPr="00FC3C81">
        <w:t>iver at Beaucaire</w:t>
      </w:r>
      <w:r w:rsidR="00860D07" w:rsidRPr="00FC3C81">
        <w:t>, France</w:t>
      </w:r>
      <w:r w:rsidRPr="00FC3C81">
        <w:t xml:space="preserve">. Lucas </w:t>
      </w:r>
      <w:r w:rsidRPr="00FC3C81">
        <w:rPr>
          <w:i/>
        </w:rPr>
        <w:t>et al.</w:t>
      </w:r>
      <w:r w:rsidRPr="00FC3C81">
        <w:t xml:space="preserve"> (2023) produced a detailed analysis </w:t>
      </w:r>
      <w:del w:id="1707" w:author="Michel Lang" w:date="2024-02-19T16:41:00Z">
        <w:r w:rsidRPr="00FC3C81" w:rsidDel="005974D2">
          <w:delText xml:space="preserve">on </w:delText>
        </w:r>
      </w:del>
      <w:ins w:id="1708" w:author="Michel Lang" w:date="2024-02-19T16:41:00Z">
        <w:r w:rsidR="005974D2" w:rsidRPr="00FC3C81">
          <w:t xml:space="preserve">of </w:t>
        </w:r>
      </w:ins>
      <w:r w:rsidRPr="00FC3C81">
        <w:t>the uncertaint</w:t>
      </w:r>
      <w:r w:rsidR="00860D07" w:rsidRPr="00FC3C81">
        <w:t>y</w:t>
      </w:r>
      <w:r w:rsidRPr="00FC3C81">
        <w:t xml:space="preserve"> of this flood discharge series. It has been artificially </w:t>
      </w:r>
      <w:r w:rsidR="006978B6" w:rsidRPr="00FC3C81">
        <w:t xml:space="preserve">subsampled </w:t>
      </w:r>
      <w:r w:rsidRPr="00FC3C81">
        <w:t xml:space="preserve">in order to </w:t>
      </w:r>
      <w:del w:id="1709" w:author="Michel Lang" w:date="2024-02-19T16:41:00Z">
        <w:r w:rsidRPr="00FC3C81" w:rsidDel="005974D2">
          <w:delText>place them in</w:delText>
        </w:r>
      </w:del>
      <w:ins w:id="1710" w:author="Michel Lang" w:date="2024-02-19T16:41:00Z">
        <w:r w:rsidR="005974D2" w:rsidRPr="00FC3C81">
          <w:t>mimic</w:t>
        </w:r>
      </w:ins>
      <w:r w:rsidRPr="00FC3C81">
        <w:t xml:space="preserve"> a historical context, considering AMAX values on a 50-year period (1970-2020) and a collection of 10 “historical” floods during the 1816-1969 period. The estimated quantiles were compared with estimates from a GEV model with AMAX values for the entire period (1816-2020). Considering that the perception threshold is perfectly known when this is not the case can lead to a significant underestimation of the uncertainty of flood quantiles. This also holds for the </w:t>
      </w:r>
      <w:r w:rsidR="000772EB" w:rsidRPr="00FC3C81">
        <w:t>length</w:t>
      </w:r>
      <w:r w:rsidRPr="00FC3C81">
        <w:t xml:space="preserve"> of the historical period but to a much less</w:t>
      </w:r>
      <w:r w:rsidR="00A804D3" w:rsidRPr="00FC3C81">
        <w:t>er extent. In the case of this sub</w:t>
      </w:r>
      <w:r w:rsidRPr="00FC3C81">
        <w:t xml:space="preserve">sample, the use of historical data makes it possible to reduce the uncertainty of the quantiles compared to the sole use of the short systematic sample (1970-2020), </w:t>
      </w:r>
      <w:r w:rsidR="009E6419" w:rsidRPr="00FC3C81">
        <w:t>considering uncertaint</w:t>
      </w:r>
      <w:r w:rsidR="00757624" w:rsidRPr="00FC3C81">
        <w:t>i</w:t>
      </w:r>
      <w:r w:rsidR="009E6419" w:rsidRPr="00FC3C81">
        <w:t xml:space="preserve">es on the threshold </w:t>
      </w:r>
      <w:r w:rsidRPr="00FC3C81">
        <w:rPr>
          <w:i/>
        </w:rPr>
        <w:t>S</w:t>
      </w:r>
      <w:r w:rsidRPr="00FC3C81">
        <w:t xml:space="preserve"> and the starting date </w:t>
      </w:r>
      <w:r w:rsidRPr="00FC3C81">
        <w:rPr>
          <w:i/>
        </w:rPr>
        <w:t>t</w:t>
      </w:r>
      <w:r w:rsidRPr="00FC3C81">
        <w:rPr>
          <w:i/>
          <w:vertAlign w:val="superscript"/>
        </w:rPr>
        <w:t>*</w:t>
      </w:r>
      <w:r w:rsidRPr="00FC3C81">
        <w:t xml:space="preserve"> of the historical period.</w:t>
      </w:r>
    </w:p>
    <w:p w14:paraId="7D9D26A8" w14:textId="4552F87D" w:rsidR="00EA7F68" w:rsidRPr="00FC3C81" w:rsidRDefault="00BE455D">
      <w:pPr>
        <w:pStyle w:val="Style1"/>
      </w:pPr>
      <w:r w:rsidRPr="00FC3C81">
        <w:t xml:space="preserve">The </w:t>
      </w:r>
      <w:r w:rsidR="00666380" w:rsidRPr="00FC3C81">
        <w:t>Binomial</w:t>
      </w:r>
      <w:r w:rsidRPr="00FC3C81">
        <w:t xml:space="preserve"> model estimate with known </w:t>
      </w:r>
      <w:r w:rsidRPr="00FC3C81">
        <w:rPr>
          <w:i/>
        </w:rPr>
        <w:t>S</w:t>
      </w:r>
      <w:r w:rsidRPr="00FC3C81">
        <w:t xml:space="preserve"> and </w:t>
      </w:r>
      <w:r w:rsidRPr="00FC3C81">
        <w:rPr>
          <w:i/>
        </w:rPr>
        <w:t>t</w:t>
      </w:r>
      <w:r w:rsidRPr="00FC3C81">
        <w:rPr>
          <w:i/>
          <w:vertAlign w:val="superscript"/>
        </w:rPr>
        <w:t>*</w:t>
      </w:r>
      <w:r w:rsidR="00666380" w:rsidRPr="00FC3C81">
        <w:t xml:space="preserve"> (</w:t>
      </w:r>
      <w:r w:rsidR="00666380" w:rsidRPr="00FC3C81">
        <w:rPr>
          <w:i/>
        </w:rPr>
        <w:t>m</w:t>
      </w:r>
      <w:r w:rsidRPr="00FC3C81">
        <w:rPr>
          <w:i/>
        </w:rPr>
        <w:t>odel A</w:t>
      </w:r>
      <w:r w:rsidRPr="00FC3C81">
        <w:t>) was then compared to an estimate for which historical flood discharges</w:t>
      </w:r>
      <w:r w:rsidR="00666380" w:rsidRPr="00FC3C81">
        <w:t xml:space="preserve"> are known within an interval (</w:t>
      </w:r>
      <w:r w:rsidR="00666380" w:rsidRPr="00FC3C81">
        <w:rPr>
          <w:i/>
        </w:rPr>
        <w:t>m</w:t>
      </w:r>
      <w:r w:rsidRPr="00FC3C81">
        <w:rPr>
          <w:i/>
        </w:rPr>
        <w:t>odel E</w:t>
      </w:r>
      <w:r w:rsidRPr="00FC3C81">
        <w:t xml:space="preserve">). The use of the historical flood discharges turned out to be slightly more informative than the use of the sole number of exceedances of the perception threshold. According to Stedinger and Cohn (1986) </w:t>
      </w:r>
      <w:r w:rsidRPr="00FC3C81">
        <w:lastRenderedPageBreak/>
        <w:t xml:space="preserve">and Payrastre </w:t>
      </w:r>
      <w:r w:rsidRPr="00FC3C81">
        <w:rPr>
          <w:i/>
        </w:rPr>
        <w:t>et al.</w:t>
      </w:r>
      <w:r w:rsidRPr="00FC3C81">
        <w:t xml:space="preserve"> (2011), the magnitude of the perception threshold has a direct influence on the uncertainty of the results in the case of the </w:t>
      </w:r>
      <w:r w:rsidR="00666380" w:rsidRPr="00FC3C81">
        <w:t>Binomial</w:t>
      </w:r>
      <w:r w:rsidRPr="00FC3C81">
        <w:t xml:space="preserve"> model. The advantage of a model based on historical flood discharges instead of a </w:t>
      </w:r>
      <w:r w:rsidR="00666380" w:rsidRPr="00FC3C81">
        <w:t>Binomial</w:t>
      </w:r>
      <w:r w:rsidRPr="00FC3C81">
        <w:t xml:space="preserve"> model tends to be reduced when the perception threshold is large, especially with a return period greater than 50 years. In Beaucaire, the return period of the perception threshold </w:t>
      </w:r>
      <w:r w:rsidRPr="00FC3C81">
        <w:rPr>
          <w:i/>
        </w:rPr>
        <w:t>S</w:t>
      </w:r>
      <w:r w:rsidRPr="00FC3C81">
        <w:t xml:space="preserve"> is about 15 years, which explains the advantage of </w:t>
      </w:r>
      <w:r w:rsidRPr="00FC3C81">
        <w:rPr>
          <w:i/>
        </w:rPr>
        <w:t>model E</w:t>
      </w:r>
      <w:r w:rsidRPr="00FC3C81">
        <w:t xml:space="preserve"> over </w:t>
      </w:r>
      <w:r w:rsidRPr="00FC3C81">
        <w:rPr>
          <w:i/>
        </w:rPr>
        <w:t>model A</w:t>
      </w:r>
      <w:r w:rsidRPr="00FC3C81">
        <w:t xml:space="preserve"> in this specific case.</w:t>
      </w:r>
    </w:p>
    <w:p w14:paraId="5858D446" w14:textId="56414ED7" w:rsidR="0064429C" w:rsidRPr="00FC3C81" w:rsidRDefault="0064429C">
      <w:pPr>
        <w:pStyle w:val="Style1"/>
      </w:pPr>
      <w:del w:id="1711" w:author="Mathieu Lucas" w:date="2024-04-30T10:41:00Z" w16du:dateUtc="2024-04-30T08:41:00Z">
        <w:r w:rsidRPr="00FC3C81" w:rsidDel="00FB63F1">
          <w:delText>Note that the</w:delText>
        </w:r>
      </w:del>
      <w:ins w:id="1712" w:author="Mathieu Lucas" w:date="2024-04-30T12:05:00Z" w16du:dateUtc="2024-04-30T10:05:00Z">
        <w:r w:rsidR="00252C61" w:rsidRPr="00252C61">
          <w:t>The shape parameter estimated at Beaucaire is positive, corresponding to an upper-bounded GEV distribution (with the parametrization used in this paper).</w:t>
        </w:r>
        <w:r w:rsidR="00252C61">
          <w:t xml:space="preserve"> </w:t>
        </w:r>
      </w:ins>
      <w:ins w:id="1713" w:author="Mathieu Lucas" w:date="2024-04-30T12:06:00Z" w16du:dateUtc="2024-04-30T10:06:00Z">
        <w:r w:rsidR="00252C61" w:rsidRPr="00FC3C81">
          <w:t>Therefore</w:t>
        </w:r>
        <w:r w:rsidR="00252C61">
          <w:t>, t</w:t>
        </w:r>
      </w:ins>
      <w:del w:id="1714" w:author="Mathieu Lucas" w:date="2024-04-30T12:03:00Z" w16du:dateUtc="2024-04-30T10:03:00Z">
        <w:r w:rsidRPr="00FC3C81" w:rsidDel="00252C61">
          <w:delText xml:space="preserve"> Rhone River series analysed here has the particularity of leading to a positive shape parameter</w:delText>
        </w:r>
      </w:del>
      <w:del w:id="1715" w:author="Mathieu Lucas" w:date="2024-04-30T12:05:00Z" w16du:dateUtc="2024-04-30T10:05:00Z">
        <w:r w:rsidRPr="00FC3C81" w:rsidDel="00252C61">
          <w:delText xml:space="preserve">, </w:delText>
        </w:r>
        <w:bookmarkStart w:id="1716" w:name="_Hlk165371065"/>
        <w:r w:rsidRPr="00FC3C81" w:rsidDel="00252C61">
          <w:delText>corresponding with the paramet</w:delText>
        </w:r>
      </w:del>
      <w:del w:id="1717" w:author="Mathieu Lucas" w:date="2024-04-30T12:04:00Z" w16du:dateUtc="2024-04-30T10:04:00Z">
        <w:r w:rsidRPr="00FC3C81" w:rsidDel="00252C61">
          <w:delText>e</w:delText>
        </w:r>
      </w:del>
      <w:del w:id="1718" w:author="Mathieu Lucas" w:date="2024-04-30T12:05:00Z" w16du:dateUtc="2024-04-30T10:05:00Z">
        <w:r w:rsidRPr="00FC3C81" w:rsidDel="00252C61">
          <w:delText>rization used in this paper to an upper-bounded GEV distribution.</w:delText>
        </w:r>
        <w:bookmarkEnd w:id="1716"/>
        <w:r w:rsidRPr="00FC3C81" w:rsidDel="00252C61">
          <w:delText xml:space="preserve"> </w:delText>
        </w:r>
      </w:del>
      <w:del w:id="1719" w:author="Mathieu Lucas" w:date="2024-04-30T12:06:00Z" w16du:dateUtc="2024-04-30T10:06:00Z">
        <w:r w:rsidRPr="00FC3C81" w:rsidDel="00252C61">
          <w:delText>T</w:delText>
        </w:r>
      </w:del>
      <w:r w:rsidRPr="00FC3C81">
        <w:t xml:space="preserve">he general conclusions discussed above may </w:t>
      </w:r>
      <w:del w:id="1720" w:author="Mathieu Lucas" w:date="2024-04-30T12:06:00Z" w16du:dateUtc="2024-04-30T10:06:00Z">
        <w:r w:rsidRPr="00FC3C81" w:rsidDel="00252C61">
          <w:delText xml:space="preserve">therefore </w:delText>
        </w:r>
      </w:del>
      <w:r w:rsidRPr="00FC3C81">
        <w:t>not apply to other series leading to negative shape parameters and hence heavy-tailed distributions. The methodology proposed in this paper should therefore be applied in future work to a diverse collection of real-life case studies, and possibly to synthetic data as well, in order to understand its properties in more depth.</w:t>
      </w:r>
    </w:p>
    <w:p w14:paraId="39DAF368" w14:textId="3440A4F0" w:rsidR="00D83B47" w:rsidRDefault="00BE455D" w:rsidP="00D83B47">
      <w:pPr>
        <w:pStyle w:val="Style1"/>
        <w:rPr>
          <w:ins w:id="1721" w:author="Mathieu Lucas" w:date="2024-04-30T16:20:00Z" w16du:dateUtc="2024-04-30T14:20:00Z"/>
        </w:rPr>
      </w:pPr>
      <w:del w:id="1722" w:author="Mathieu Lucas" w:date="2024-04-30T10:42:00Z" w16du:dateUtc="2024-04-30T08:42:00Z">
        <w:r w:rsidRPr="00FC3C81" w:rsidDel="00FB63F1">
          <w:delText>In a second part, the</w:delText>
        </w:r>
      </w:del>
      <w:ins w:id="1723" w:author="Mathieu Lucas" w:date="2024-04-30T10:42:00Z" w16du:dateUtc="2024-04-30T08:42:00Z">
        <w:r w:rsidR="00FB63F1" w:rsidRPr="00FC3C81">
          <w:t>The</w:t>
        </w:r>
      </w:ins>
      <w:r w:rsidRPr="00FC3C81">
        <w:t xml:space="preserve"> paper</w:t>
      </w:r>
      <w:ins w:id="1724" w:author="Mathieu Lucas" w:date="2024-04-30T10:42:00Z" w16du:dateUtc="2024-04-30T08:42:00Z">
        <w:r w:rsidR="00FB63F1" w:rsidRPr="00FC3C81">
          <w:t xml:space="preserve"> also</w:t>
        </w:r>
      </w:ins>
      <w:r w:rsidRPr="00FC3C81">
        <w:t xml:space="preserve"> presents the results of the </w:t>
      </w:r>
      <w:r w:rsidR="00666380" w:rsidRPr="00FC3C81">
        <w:t>Binomial</w:t>
      </w:r>
      <w:r w:rsidRPr="00FC3C81">
        <w:t xml:space="preserve"> model with a mixed sample of 205 AMAX values (1816-2020 period) and </w:t>
      </w:r>
      <w:r w:rsidR="009E6419" w:rsidRPr="00FC3C81">
        <w:t xml:space="preserve">13 </w:t>
      </w:r>
      <w:r w:rsidRPr="00FC3C81">
        <w:t xml:space="preserve">occurrences of historical floods (1500-1815 period). The addition of historical information </w:t>
      </w:r>
      <w:del w:id="1725" w:author="Mathieu Lucas" w:date="2024-04-30T10:44:00Z" w16du:dateUtc="2024-04-30T08:44:00Z">
        <w:r w:rsidRPr="00FC3C81" w:rsidDel="00FB63F1">
          <w:delText xml:space="preserve">on </w:delText>
        </w:r>
      </w:del>
      <w:ins w:id="1726" w:author="Mathieu Lucas" w:date="2024-04-30T10:44:00Z" w16du:dateUtc="2024-04-30T08:44:00Z">
        <w:r w:rsidR="00FB63F1" w:rsidRPr="00FC3C81">
          <w:t xml:space="preserve">for </w:t>
        </w:r>
      </w:ins>
      <w:r w:rsidRPr="00FC3C81">
        <w:t xml:space="preserve">three centuries </w:t>
      </w:r>
      <w:del w:id="1727" w:author="Mathieu Lucas" w:date="2024-04-30T10:44:00Z" w16du:dateUtc="2024-04-30T08:44:00Z">
        <w:r w:rsidRPr="00FC3C81" w:rsidDel="00FB63F1">
          <w:delText xml:space="preserve">allows </w:delText>
        </w:r>
        <w:r w:rsidR="00A804D3" w:rsidRPr="00FC3C81" w:rsidDel="00FB63F1">
          <w:delText>reducing</w:delText>
        </w:r>
      </w:del>
      <w:ins w:id="1728" w:author="Mathieu Lucas" w:date="2024-04-30T10:44:00Z" w16du:dateUtc="2024-04-30T08:44:00Z">
        <w:r w:rsidR="00FB63F1" w:rsidRPr="00FC3C81">
          <w:t>reduces</w:t>
        </w:r>
      </w:ins>
      <w:r w:rsidRPr="00FC3C81">
        <w:t xml:space="preserve"> the uncertainty of </w:t>
      </w:r>
      <w:r w:rsidRPr="00FC3C81">
        <w:rPr>
          <w:i/>
        </w:rPr>
        <w:t>Q100</w:t>
      </w:r>
      <w:r w:rsidRPr="00FC3C81">
        <w:t xml:space="preserve"> and </w:t>
      </w:r>
      <w:r w:rsidRPr="00FC3C81">
        <w:rPr>
          <w:i/>
        </w:rPr>
        <w:t>Q1000</w:t>
      </w:r>
      <w:r w:rsidRPr="00FC3C81">
        <w:t xml:space="preserve"> flood quantiles (about 15%), despite only the number of exceedances </w:t>
      </w:r>
      <w:del w:id="1729" w:author="Mathieu Lucas" w:date="2024-04-30T10:45:00Z" w16du:dateUtc="2024-04-30T08:45:00Z">
        <w:r w:rsidRPr="00FC3C81" w:rsidDel="00006550">
          <w:delText xml:space="preserve">was </w:delText>
        </w:r>
      </w:del>
      <w:ins w:id="1730" w:author="Mathieu Lucas" w:date="2024-04-30T10:45:00Z" w16du:dateUtc="2024-04-30T08:45:00Z">
        <w:r w:rsidR="00006550" w:rsidRPr="00FC3C81">
          <w:t xml:space="preserve">being </w:t>
        </w:r>
      </w:ins>
      <w:r w:rsidRPr="00FC3C81">
        <w:t xml:space="preserve">known. </w:t>
      </w:r>
      <w:del w:id="1731" w:author="Mathieu Lucas" w:date="2024-04-30T10:45:00Z" w16du:dateUtc="2024-04-30T08:45:00Z">
        <w:r w:rsidRPr="00FC3C81" w:rsidDel="003C15C8">
          <w:delText>However</w:delText>
        </w:r>
      </w:del>
      <w:ins w:id="1732" w:author="Mathieu Lucas" w:date="2024-04-30T10:45:00Z" w16du:dateUtc="2024-04-30T08:45:00Z">
        <w:r w:rsidR="003C15C8" w:rsidRPr="00FC3C81">
          <w:t>However,</w:t>
        </w:r>
      </w:ins>
      <w:r w:rsidRPr="00FC3C81">
        <w:t xml:space="preserve"> some doubts remain about the completeness of the historical sample, as the posterior estimation of </w:t>
      </w:r>
      <w:r w:rsidRPr="00FC3C81">
        <w:rPr>
          <w:i/>
        </w:rPr>
        <w:t>S</w:t>
      </w:r>
      <w:r w:rsidRPr="00FC3C81">
        <w:t xml:space="preserve"> and </w:t>
      </w:r>
      <w:r w:rsidRPr="00FC3C81">
        <w:rPr>
          <w:i/>
        </w:rPr>
        <w:t>t</w:t>
      </w:r>
      <w:r w:rsidRPr="00FC3C81">
        <w:rPr>
          <w:i/>
          <w:vertAlign w:val="superscript"/>
        </w:rPr>
        <w:t>*</w:t>
      </w:r>
      <w:r w:rsidRPr="00FC3C81">
        <w:t xml:space="preserve"> are larger than the prior. Although the stationarity of the data has been checked, it is likely that the long series used in this paper is impacted by </w:t>
      </w:r>
      <w:del w:id="1733" w:author="Mathieu Lucas" w:date="2024-04-30T16:17:00Z" w16du:dateUtc="2024-04-30T14:17:00Z">
        <w:r w:rsidRPr="00FC3C81" w:rsidDel="00D83B47">
          <w:delText xml:space="preserve">climatic </w:delText>
        </w:r>
        <w:r w:rsidR="009E6419" w:rsidRPr="00FC3C81" w:rsidDel="00D83B47">
          <w:delText xml:space="preserve">variability </w:delText>
        </w:r>
        <w:r w:rsidRPr="00FC3C81" w:rsidDel="00D83B47">
          <w:delText xml:space="preserve">and/or </w:delText>
        </w:r>
      </w:del>
      <w:r w:rsidR="009E6419" w:rsidRPr="00FC3C81">
        <w:t>the imperfect completeness of the historical sa</w:t>
      </w:r>
      <w:r w:rsidR="00A804D3" w:rsidRPr="00FC3C81">
        <w:t>mple</w:t>
      </w:r>
      <w:ins w:id="1734" w:author="Mathieu Lucas" w:date="2024-04-30T16:18:00Z" w16du:dateUtc="2024-04-30T14:18:00Z">
        <w:r w:rsidR="00D83B47">
          <w:t>, which is</w:t>
        </w:r>
      </w:ins>
      <w:r w:rsidR="00A804D3" w:rsidRPr="00FC3C81">
        <w:t xml:space="preserve"> based on damage perception</w:t>
      </w:r>
      <w:ins w:id="1735" w:author="Mathieu Lucas" w:date="2024-04-30T16:20:00Z" w16du:dateUtc="2024-04-30T14:20:00Z">
        <w:r w:rsidR="00D83B47">
          <w:t xml:space="preserve">. Indeed, the damage perception has probably evolved throughout the last five centuries at Beaucaire. Directly linking the consequences of a flood to its peak discharge is risky, as physical (levee failure, duration of flood…) or anthropic factors (population density, flood control policy, </w:t>
        </w:r>
      </w:ins>
      <w:ins w:id="1736" w:author="Mathieu Lucas" w:date="2024-05-03T14:50:00Z" w16du:dateUtc="2024-05-03T12:50:00Z">
        <w:r w:rsidR="00CB0AFD">
          <w:t>media coverage</w:t>
        </w:r>
      </w:ins>
      <w:ins w:id="1737" w:author="Mathieu Lucas" w:date="2024-04-30T16:20:00Z" w16du:dateUtc="2024-04-30T14:20:00Z">
        <w:r w:rsidR="00D83B47">
          <w:t xml:space="preserve"> or politic context…) could impact the stationarity and the availability of the data. Therefore, it seems important to keep this in mind while using historical data, particularly during data collection. Using the whole set of available data doesn’t always seem to be the best solution, as the exhaustiveness of the data must be the first criterion. Thus, as demonstrated in this article, it is essential to carry out a complete assessment of the various sources of uncertainty in order to decide to what extent the addition of historical information is useful to improve the estimation of flood risk. </w:t>
        </w:r>
      </w:ins>
    </w:p>
    <w:p w14:paraId="10E0EFFF" w14:textId="2733AB5A" w:rsidR="00EA7F68" w:rsidRPr="00FC3C81" w:rsidRDefault="00D83B47">
      <w:pPr>
        <w:pStyle w:val="Style1"/>
      </w:pPr>
      <w:ins w:id="1738" w:author="Mathieu Lucas" w:date="2024-04-30T16:20:00Z" w16du:dateUtc="2024-04-30T14:20:00Z">
        <w:r>
          <w:t xml:space="preserve">Stationarity hypothesis may also be </w:t>
        </w:r>
      </w:ins>
      <w:ins w:id="1739" w:author="Mathieu Lucas" w:date="2024-05-03T14:51:00Z" w16du:dateUtc="2024-05-03T12:51:00Z">
        <w:r w:rsidR="00CB0AFD">
          <w:t>challenged</w:t>
        </w:r>
      </w:ins>
      <w:ins w:id="1740" w:author="Mathieu Lucas" w:date="2024-04-30T16:20:00Z" w16du:dateUtc="2024-04-30T14:20:00Z">
        <w:r>
          <w:t xml:space="preserve"> by climatic variability at Beaucaire, as trends in flood magnitudes have been identified in several regions of Europe (Hall et al., 2014; Blöschl et al., </w:t>
        </w:r>
      </w:ins>
      <w:r w:rsidR="005A0BB0">
        <w:t>2020</w:t>
      </w:r>
      <w:ins w:id="1741" w:author="Mathieu Lucas" w:date="2024-04-30T16:20:00Z" w16du:dateUtc="2024-04-30T14:20:00Z">
        <w:r>
          <w:t>) and France (Giuntoli et al., 2019). To date, there are no rules in France for taking into account of the impact of climate change on flood risk estimates. However,</w:t>
        </w:r>
      </w:ins>
      <w:del w:id="1742" w:author="Mathieu Lucas" w:date="2024-04-30T16:18:00Z" w16du:dateUtc="2024-04-30T14:18:00Z">
        <w:r w:rsidR="00BE455D" w:rsidRPr="00FC3C81" w:rsidDel="00D83B47">
          <w:delText>,</w:delText>
        </w:r>
      </w:del>
      <w:r w:rsidR="00BE455D" w:rsidRPr="00FC3C81">
        <w:t xml:space="preserve"> </w:t>
      </w:r>
      <w:del w:id="1743" w:author="Mathieu Lucas" w:date="2024-04-30T16:18:00Z" w16du:dateUtc="2024-04-30T14:18:00Z">
        <w:r w:rsidR="00BE455D" w:rsidRPr="00FC3C81" w:rsidDel="00D83B47">
          <w:delText xml:space="preserve">which could weaken the stationarity hypothesis necessary for FFA. </w:delText>
        </w:r>
      </w:del>
      <w:del w:id="1744" w:author="Mathieu Lucas" w:date="2024-04-30T16:21:00Z" w16du:dateUtc="2024-04-30T14:21:00Z">
        <w:r w:rsidR="00BE455D" w:rsidRPr="00FC3C81" w:rsidDel="00D83B47">
          <w:delText>I</w:delText>
        </w:r>
      </w:del>
      <w:ins w:id="1745" w:author="Mathieu Lucas" w:date="2024-04-30T16:21:00Z" w16du:dateUtc="2024-04-30T14:21:00Z">
        <w:r>
          <w:t>i</w:t>
        </w:r>
      </w:ins>
      <w:r w:rsidR="00BE455D" w:rsidRPr="00FC3C81">
        <w:t xml:space="preserve">t is still possible to integrate temporal changes in climate processes or watershed characteristics within the probabilistic model itself, as </w:t>
      </w:r>
      <w:del w:id="1746" w:author="Mathieu Lucas" w:date="2024-04-30T16:21:00Z" w16du:dateUtc="2024-04-30T14:21:00Z">
        <w:r w:rsidR="00BE455D" w:rsidRPr="00FC3C81" w:rsidDel="00D83B47">
          <w:delText xml:space="preserve">is </w:delText>
        </w:r>
      </w:del>
      <w:r w:rsidR="00BE455D" w:rsidRPr="00FC3C81">
        <w:t>increasingly described in the literature (see Salas</w:t>
      </w:r>
      <w:r w:rsidR="00BE455D" w:rsidRPr="00FC3C81">
        <w:rPr>
          <w:i/>
        </w:rPr>
        <w:t xml:space="preserve"> et al.</w:t>
      </w:r>
      <w:r w:rsidR="00BE455D" w:rsidRPr="00FC3C81">
        <w:t xml:space="preserve">, 2018, for an overview). </w:t>
      </w:r>
      <w:ins w:id="1747" w:author="Mathieu Lucas" w:date="2024-04-30T16:21:00Z" w16du:dateUtc="2024-04-30T14:21:00Z">
        <w:r w:rsidRPr="00D83B47">
          <w:t xml:space="preserve">). It is also important to note that out of the FFA scope, </w:t>
        </w:r>
      </w:ins>
      <w:del w:id="1748" w:author="Mathieu Lucas" w:date="2024-04-30T16:21:00Z" w16du:dateUtc="2024-04-30T14:21:00Z">
        <w:r w:rsidR="00BE455D" w:rsidRPr="00FC3C81" w:rsidDel="00D83B47">
          <w:delText>S</w:delText>
        </w:r>
      </w:del>
      <w:ins w:id="1749" w:author="Mathieu Lucas" w:date="2024-04-30T16:21:00Z" w16du:dateUtc="2024-04-30T14:21:00Z">
        <w:r>
          <w:t>s</w:t>
        </w:r>
      </w:ins>
      <w:r w:rsidR="00BE455D" w:rsidRPr="00FC3C81">
        <w:t>uch long series remain interesting for the study on the long-term variability of floods over several centuries, and their value for risk awareness and memory.</w:t>
      </w:r>
    </w:p>
    <w:p w14:paraId="2063D1F2" w14:textId="77777777" w:rsidR="00EA7F68" w:rsidRPr="00FC3C81" w:rsidRDefault="00BE455D">
      <w:pPr>
        <w:pStyle w:val="Titre1"/>
        <w:numPr>
          <w:ilvl w:val="0"/>
          <w:numId w:val="2"/>
        </w:numPr>
        <w:jc w:val="both"/>
      </w:pPr>
      <w:r w:rsidRPr="00FC3C81">
        <w:lastRenderedPageBreak/>
        <w:t>Acknowledgments</w:t>
      </w:r>
    </w:p>
    <w:p w14:paraId="3079EF41" w14:textId="62CD67C7" w:rsidR="00EA7F68" w:rsidRPr="00FC3C81" w:rsidRDefault="00BE455D">
      <w:pPr>
        <w:pStyle w:val="Style1"/>
      </w:pPr>
      <w:r w:rsidRPr="00FC3C81">
        <w:t>The PhD fellowship of Mathieu Lucas is funded by INRAE, the Compagnie Nationale du Rhône (CNR), and EUR H2O’Lyon (ANR-17-EURE-0018) from the University of Lyon, France. This study was conducted within the Rhône Sediment Observatory (OSR), a multi-partner research program funded through the Plan Rhône by the European Regional Development Fund (ERDF), Agence de l’eau RMC, France, CNR, France, EDF, France, and three regional councils (Auvergne-Rhône-Alpes, PACA, and Occitanie), France. Data and expert knowledge on the Rhône River at Beaucaire were provided by Gilles Pierrefeu from CNR, the Rhône Sediment Observatory, Pascal Billy and Helene Decourcelle from the DREAL Auvergne-Rhône-Alpes (Ministry of Ecology) and the HISTRHONE database from the CEREGE (Georges Pichard).</w:t>
      </w:r>
      <w:ins w:id="1750" w:author="Mathieu Lucas" w:date="2024-05-03T14:52:00Z" w16du:dateUtc="2024-05-03T12:52:00Z">
        <w:r w:rsidR="00CB0AFD" w:rsidRPr="00CB0AFD">
          <w:t xml:space="preserve"> Finally, we thank Neil Macdonald and Helen Hooker for their constructive comments that helped us improve the paper.</w:t>
        </w:r>
      </w:ins>
    </w:p>
    <w:p w14:paraId="0394096D" w14:textId="0B96AC59" w:rsidR="00C80321" w:rsidRPr="00FC3C81" w:rsidRDefault="00C80321" w:rsidP="00C80321">
      <w:pPr>
        <w:pStyle w:val="Titre1"/>
        <w:numPr>
          <w:ilvl w:val="0"/>
          <w:numId w:val="2"/>
        </w:numPr>
        <w:jc w:val="both"/>
      </w:pPr>
      <w:r w:rsidRPr="00FC3C81">
        <w:t>Appendix: Plotting position for unknown historical floods</w:t>
      </w:r>
    </w:p>
    <w:p w14:paraId="0A7484D9" w14:textId="5A8BBD35" w:rsidR="00C80321" w:rsidRPr="00FC3C81" w:rsidRDefault="00C80321" w:rsidP="00C80321">
      <w:pPr>
        <w:pStyle w:val="Style1"/>
        <w:tabs>
          <w:tab w:val="left" w:pos="567"/>
          <w:tab w:val="right" w:pos="9072"/>
        </w:tabs>
        <w:rPr>
          <w:color w:val="000000"/>
        </w:rPr>
      </w:pPr>
      <w:r w:rsidRPr="00FC3C81">
        <w:rPr>
          <w:color w:val="000000"/>
        </w:rPr>
        <w:t xml:space="preserve">The exceedance probability of the </w:t>
      </w:r>
      <w:r w:rsidRPr="00FC3C81">
        <w:rPr>
          <w:i/>
          <w:color w:val="000000"/>
        </w:rPr>
        <w:t>i</w:t>
      </w:r>
      <w:r w:rsidRPr="00FC3C81">
        <w:rPr>
          <w:color w:val="000000"/>
          <w:vertAlign w:val="superscript"/>
          <w:rPrChange w:id="1751" w:author="Mathieu Lucas" w:date="2024-04-30T10:53:00Z" w16du:dateUtc="2024-04-30T08:53:00Z">
            <w:rPr>
              <w:color w:val="000000"/>
            </w:rPr>
          </w:rPrChange>
        </w:rPr>
        <w:t>th</w:t>
      </w:r>
      <w:r w:rsidRPr="00FC3C81">
        <w:rPr>
          <w:color w:val="000000"/>
        </w:rPr>
        <w:t xml:space="preserve"> value </w:t>
      </w:r>
      <w:r w:rsidRPr="00FC3C81">
        <w:rPr>
          <w:i/>
          <w:color w:val="000000"/>
        </w:rPr>
        <w:t>q</w:t>
      </w:r>
      <w:r w:rsidRPr="00FC3C81">
        <w:rPr>
          <w:color w:val="000000"/>
        </w:rPr>
        <w:t>(</w:t>
      </w:r>
      <w:r w:rsidRPr="00FC3C81">
        <w:rPr>
          <w:i/>
          <w:color w:val="000000"/>
        </w:rPr>
        <w:t>i</w:t>
      </w:r>
      <w:r w:rsidR="004B5DCA" w:rsidRPr="00FC3C81">
        <w:rPr>
          <w:color w:val="000000"/>
        </w:rPr>
        <w:t>) of</w:t>
      </w:r>
      <w:r w:rsidRPr="00FC3C81">
        <w:rPr>
          <w:color w:val="000000"/>
        </w:rPr>
        <w:t xml:space="preserve"> a sample (</w:t>
      </w:r>
      <w:r w:rsidRPr="00FC3C81">
        <w:rPr>
          <w:i/>
          <w:color w:val="000000"/>
        </w:rPr>
        <w:t>q</w:t>
      </w:r>
      <w:r w:rsidRPr="00FC3C81">
        <w:rPr>
          <w:color w:val="000000"/>
        </w:rPr>
        <w:t xml:space="preserve">(1) ≥ … ≥ </w:t>
      </w:r>
      <w:r w:rsidRPr="00FC3C81">
        <w:rPr>
          <w:i/>
          <w:color w:val="000000"/>
        </w:rPr>
        <w:t>q</w:t>
      </w:r>
      <w:r w:rsidRPr="00FC3C81">
        <w:rPr>
          <w:color w:val="000000"/>
        </w:rPr>
        <w:t>(</w:t>
      </w:r>
      <w:r w:rsidRPr="00FC3C81">
        <w:rPr>
          <w:i/>
          <w:color w:val="000000"/>
        </w:rPr>
        <w:t>N</w:t>
      </w:r>
      <w:r w:rsidRPr="00FC3C81">
        <w:rPr>
          <w:color w:val="000000"/>
        </w:rPr>
        <w:t>)) sorted by decreasing value</w:t>
      </w:r>
      <w:r w:rsidRPr="00FC3C81" w:rsidDel="00C80321">
        <w:rPr>
          <w:color w:val="000000"/>
        </w:rPr>
        <w:t xml:space="preserve"> </w:t>
      </w:r>
      <w:r w:rsidRPr="00FC3C81">
        <w:rPr>
          <w:color w:val="000000"/>
        </w:rPr>
        <w:t>is:</w:t>
      </w:r>
    </w:p>
    <w:p w14:paraId="33191C6D" w14:textId="3DE68D32" w:rsidR="00C80321" w:rsidRPr="00FC3C81" w:rsidRDefault="00000000" w:rsidP="00C80321">
      <w:pPr>
        <w:tabs>
          <w:tab w:val="left" w:pos="0"/>
          <w:tab w:val="left" w:pos="709"/>
          <w:tab w:val="right" w:pos="9072"/>
        </w:tabs>
        <w:spacing w:after="120"/>
        <w:ind w:firstLine="709"/>
        <w:jc w:val="both"/>
      </w:pP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f>
          <m:fPr>
            <m:ctrlPr>
              <w:rPr>
                <w:rFonts w:ascii="Cambria Math" w:hAnsi="Cambria Math"/>
                <w:i/>
              </w:rPr>
            </m:ctrlPr>
          </m:fPr>
          <m:num>
            <m:r>
              <w:rPr>
                <w:rFonts w:ascii="Cambria Math" w:hAnsi="Cambria Math"/>
              </w:rPr>
              <m:t>i-a</m:t>
            </m:r>
          </m:num>
          <m:den>
            <m:r>
              <w:rPr>
                <w:rFonts w:ascii="Cambria Math" w:hAnsi="Cambria Math"/>
              </w:rPr>
              <m:t>N+1-2a</m:t>
            </m:r>
          </m:den>
        </m:f>
      </m:oMath>
      <w:r w:rsidR="00C80321" w:rsidRPr="00FC3C81">
        <w:tab/>
        <w:t>(</w:t>
      </w:r>
      <w:r w:rsidR="004B5DCA" w:rsidRPr="00FC3C81">
        <w:t>A1</w:t>
      </w:r>
      <w:r w:rsidR="00C80321" w:rsidRPr="00FC3C81">
        <w:t>)</w:t>
      </w:r>
    </w:p>
    <w:p w14:paraId="65643FC9" w14:textId="77777777" w:rsidR="00C80321" w:rsidRPr="00FC3C81" w:rsidRDefault="00C80321" w:rsidP="00C80321">
      <w:pPr>
        <w:pStyle w:val="Style1"/>
        <w:tabs>
          <w:tab w:val="left" w:pos="567"/>
          <w:tab w:val="right" w:pos="9072"/>
        </w:tabs>
        <w:rPr>
          <w:color w:val="000000"/>
        </w:rPr>
      </w:pPr>
      <w:r w:rsidRPr="00FC3C81">
        <w:rPr>
          <w:color w:val="000000"/>
        </w:rPr>
        <w:t xml:space="preserve">using for example </w:t>
      </w:r>
      <w:r w:rsidRPr="00FC3C81">
        <w:rPr>
          <w:i/>
          <w:color w:val="000000"/>
        </w:rPr>
        <w:t>a</w:t>
      </w:r>
      <w:r w:rsidRPr="00FC3C81">
        <w:rPr>
          <w:color w:val="000000"/>
        </w:rPr>
        <w:t xml:space="preserve"> = 0.44, the optimum value for a Gumbel distribution (Cunnane, 1978).</w:t>
      </w:r>
    </w:p>
    <w:p w14:paraId="51EFF914" w14:textId="5DA892FB" w:rsidR="00C80321" w:rsidRPr="00FC3C81" w:rsidRDefault="00C80321" w:rsidP="00C80321">
      <w:pPr>
        <w:pStyle w:val="Style1"/>
        <w:tabs>
          <w:tab w:val="left" w:pos="567"/>
          <w:tab w:val="right" w:pos="9072"/>
        </w:tabs>
        <w:rPr>
          <w:color w:val="000000"/>
        </w:rPr>
      </w:pPr>
      <w:r w:rsidRPr="00FC3C81">
        <w:rPr>
          <w:color w:val="000000"/>
        </w:rPr>
        <w:t xml:space="preserve">Hirsch (1987) proposed to split a mixed sample, formed by </w:t>
      </w:r>
      <m:oMath>
        <m:d>
          <m:dPr>
            <m:ctrlPr>
              <w:rPr>
                <w:rFonts w:ascii="Cambria Math" w:hAnsi="Cambria Math"/>
                <w:i/>
                <w:color w:val="000000"/>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NY</m:t>
                    </m:r>
                  </m:e>
                  <m:sub>
                    <m:r>
                      <w:rPr>
                        <w:rFonts w:ascii="Cambria Math" w:hAnsi="Cambria Math"/>
                      </w:rPr>
                      <m:t>C</m:t>
                    </m:r>
                  </m:sub>
                </m:sSub>
              </m:sub>
            </m:sSub>
          </m:e>
        </m:d>
      </m:oMath>
      <w:r w:rsidR="004B5DCA" w:rsidRPr="00FC3C81">
        <w:rPr>
          <w:color w:val="000000"/>
        </w:rPr>
        <w:t xml:space="preserve"> </w:t>
      </w:r>
      <w:r w:rsidRPr="00FC3C81">
        <w:rPr>
          <w:color w:val="000000"/>
        </w:rPr>
        <w:t xml:space="preserve">AMAX values during </w:t>
      </w:r>
      <w:r w:rsidR="004B5DCA" w:rsidRPr="00FC3C81">
        <w:rPr>
          <w:i/>
          <w:color w:val="000000"/>
        </w:rPr>
        <w:t>NY</w:t>
      </w:r>
      <w:r w:rsidR="004B5DCA" w:rsidRPr="00FC3C81">
        <w:rPr>
          <w:i/>
          <w:color w:val="000000"/>
          <w:vertAlign w:val="subscript"/>
        </w:rPr>
        <w:t>C</w:t>
      </w:r>
      <w:r w:rsidR="004B5DCA" w:rsidRPr="00FC3C81">
        <w:rPr>
          <w:color w:val="000000"/>
        </w:rPr>
        <w:t xml:space="preserve"> </w:t>
      </w:r>
      <w:r w:rsidRPr="00FC3C81">
        <w:rPr>
          <w:color w:val="000000"/>
        </w:rPr>
        <w:t xml:space="preserve">years (continuous period) and </w:t>
      </w:r>
      <w:r w:rsidR="004B5DCA" w:rsidRPr="00FC3C81">
        <w:rPr>
          <w:i/>
          <w:color w:val="000000"/>
        </w:rPr>
        <w:t>NE</w:t>
      </w:r>
      <w:r w:rsidR="004B5DCA" w:rsidRPr="00FC3C81">
        <w:rPr>
          <w:i/>
          <w:color w:val="000000"/>
          <w:vertAlign w:val="subscript"/>
        </w:rPr>
        <w:t>H</w:t>
      </w:r>
      <w:r w:rsidRPr="00FC3C81">
        <w:rPr>
          <w:color w:val="000000"/>
        </w:rPr>
        <w:t xml:space="preserve"> historical values larger than a perception threshold </w:t>
      </w:r>
      <w:r w:rsidRPr="00FC3C81">
        <w:rPr>
          <w:i/>
          <w:color w:val="000000"/>
        </w:rPr>
        <w:t>S</w:t>
      </w:r>
      <w:r w:rsidRPr="00FC3C81">
        <w:rPr>
          <w:color w:val="000000"/>
        </w:rPr>
        <w:t xml:space="preserve"> during </w:t>
      </w:r>
      <w:r w:rsidR="004B5DCA" w:rsidRPr="00FC3C81">
        <w:rPr>
          <w:i/>
          <w:color w:val="000000"/>
        </w:rPr>
        <w:t>NY</w:t>
      </w:r>
      <w:r w:rsidR="004B5DCA" w:rsidRPr="00FC3C81">
        <w:rPr>
          <w:i/>
          <w:color w:val="000000"/>
          <w:vertAlign w:val="subscript"/>
        </w:rPr>
        <w:t>H</w:t>
      </w:r>
      <w:r w:rsidRPr="00FC3C81">
        <w:rPr>
          <w:color w:val="000000"/>
        </w:rPr>
        <w:t xml:space="preserve"> years (historical period), into two sub-samples:</w:t>
      </w:r>
    </w:p>
    <w:p w14:paraId="7E336627" w14:textId="5D170417" w:rsidR="00C80321" w:rsidRPr="00FC3C81" w:rsidRDefault="004B5DCA" w:rsidP="00C80321">
      <w:pPr>
        <w:pStyle w:val="Style1"/>
        <w:numPr>
          <w:ilvl w:val="0"/>
          <w:numId w:val="5"/>
        </w:numPr>
        <w:tabs>
          <w:tab w:val="left" w:pos="567"/>
          <w:tab w:val="right" w:pos="9072"/>
        </w:tabs>
        <w:ind w:left="284" w:hanging="284"/>
        <w:rPr>
          <w:color w:val="000000"/>
        </w:rPr>
      </w:pPr>
      <w:r w:rsidRPr="00FC3C81">
        <w:rPr>
          <w:i/>
          <w:color w:val="000000"/>
        </w:rPr>
        <w:t>NE</w:t>
      </w:r>
      <w:r w:rsidRPr="00FC3C81">
        <w:rPr>
          <w:color w:val="000000"/>
        </w:rPr>
        <w:t xml:space="preserve"> exceedances of the threshold</w:t>
      </w:r>
      <w:r w:rsidR="00C80321" w:rsidRPr="00FC3C81">
        <w:rPr>
          <w:color w:val="000000"/>
        </w:rPr>
        <w:t xml:space="preserve"> </w:t>
      </w:r>
      <w:r w:rsidR="00C80321" w:rsidRPr="00FC3C81">
        <w:rPr>
          <w:i/>
          <w:color w:val="000000"/>
        </w:rPr>
        <w:t>S</w:t>
      </w:r>
      <w:r w:rsidR="00C80321" w:rsidRPr="00FC3C81">
        <w:rPr>
          <w:color w:val="000000"/>
        </w:rPr>
        <w:t xml:space="preserve"> on the whole period (divided into </w:t>
      </w:r>
      <w:r w:rsidRPr="00FC3C81">
        <w:rPr>
          <w:i/>
          <w:color w:val="000000"/>
        </w:rPr>
        <w:t>NE</w:t>
      </w:r>
      <w:r w:rsidRPr="00FC3C81">
        <w:rPr>
          <w:i/>
          <w:color w:val="000000"/>
          <w:vertAlign w:val="subscript"/>
        </w:rPr>
        <w:t>H</w:t>
      </w:r>
      <w:r w:rsidRPr="00FC3C81">
        <w:rPr>
          <w:i/>
          <w:color w:val="000000"/>
        </w:rPr>
        <w:t xml:space="preserve"> </w:t>
      </w:r>
      <w:r w:rsidR="00C80321" w:rsidRPr="00FC3C81">
        <w:rPr>
          <w:color w:val="000000"/>
        </w:rPr>
        <w:t xml:space="preserve">and </w:t>
      </w:r>
      <w:r w:rsidRPr="00FC3C81">
        <w:rPr>
          <w:i/>
          <w:color w:val="000000"/>
        </w:rPr>
        <w:t>NE</w:t>
      </w:r>
      <w:r w:rsidRPr="00FC3C81">
        <w:rPr>
          <w:i/>
          <w:color w:val="000000"/>
          <w:vertAlign w:val="subscript"/>
        </w:rPr>
        <w:t>C</w:t>
      </w:r>
      <w:r w:rsidRPr="00FC3C81">
        <w:rPr>
          <w:color w:val="000000"/>
        </w:rPr>
        <w:t xml:space="preserve"> exceedances </w:t>
      </w:r>
      <w:r w:rsidR="00C80321" w:rsidRPr="00FC3C81">
        <w:rPr>
          <w:color w:val="000000"/>
        </w:rPr>
        <w:t xml:space="preserve">on the </w:t>
      </w:r>
      <w:r w:rsidRPr="00FC3C81">
        <w:rPr>
          <w:color w:val="000000"/>
        </w:rPr>
        <w:t xml:space="preserve">historical </w:t>
      </w:r>
      <w:r w:rsidR="00C80321" w:rsidRPr="00FC3C81">
        <w:rPr>
          <w:color w:val="000000"/>
        </w:rPr>
        <w:t xml:space="preserve">and </w:t>
      </w:r>
      <w:r w:rsidRPr="00FC3C81">
        <w:rPr>
          <w:color w:val="000000"/>
        </w:rPr>
        <w:t xml:space="preserve">continuous </w:t>
      </w:r>
      <w:r w:rsidR="00C80321" w:rsidRPr="00FC3C81">
        <w:rPr>
          <w:color w:val="000000"/>
        </w:rPr>
        <w:t xml:space="preserve">periods), during </w:t>
      </w:r>
      <w:r w:rsidR="00C80321" w:rsidRPr="00FC3C81">
        <w:rPr>
          <w:i/>
          <w:color w:val="000000"/>
        </w:rPr>
        <w:t>NY</w:t>
      </w:r>
      <w:r w:rsidR="00C80321" w:rsidRPr="00FC3C81">
        <w:rPr>
          <w:color w:val="000000"/>
        </w:rPr>
        <w:t xml:space="preserve"> </w:t>
      </w:r>
      <w:r w:rsidRPr="00FC3C81">
        <w:rPr>
          <w:color w:val="000000"/>
        </w:rPr>
        <w:t>years, with NY</w:t>
      </w:r>
      <w:r w:rsidR="00C80321" w:rsidRPr="00FC3C81">
        <w:rPr>
          <w:color w:val="000000"/>
        </w:rPr>
        <w:t xml:space="preserve">= </w:t>
      </w:r>
      <w:r w:rsidRPr="00FC3C81">
        <w:rPr>
          <w:color w:val="000000"/>
        </w:rPr>
        <w:t>NY</w:t>
      </w:r>
      <w:r w:rsidRPr="00FC3C81">
        <w:rPr>
          <w:i/>
          <w:color w:val="000000"/>
          <w:vertAlign w:val="subscript"/>
        </w:rPr>
        <w:t>H</w:t>
      </w:r>
      <w:r w:rsidRPr="00FC3C81">
        <w:rPr>
          <w:color w:val="000000"/>
        </w:rPr>
        <w:t xml:space="preserve"> + NY</w:t>
      </w:r>
      <w:r w:rsidRPr="00FC3C81">
        <w:rPr>
          <w:i/>
          <w:color w:val="000000"/>
          <w:vertAlign w:val="subscript"/>
        </w:rPr>
        <w:t>C</w:t>
      </w:r>
      <w:r w:rsidRPr="00FC3C81">
        <w:rPr>
          <w:color w:val="000000"/>
        </w:rPr>
        <w:t xml:space="preserve"> </w:t>
      </w:r>
      <w:r w:rsidR="00C80321" w:rsidRPr="00FC3C81">
        <w:rPr>
          <w:color w:val="000000"/>
        </w:rPr>
        <w:t>years</w:t>
      </w:r>
      <w:ins w:id="1752" w:author="Michel Lang" w:date="2024-02-20T09:30:00Z">
        <w:r w:rsidR="000B329A" w:rsidRPr="00FC3C81">
          <w:rPr>
            <w:color w:val="000000"/>
          </w:rPr>
          <w:t>:</w:t>
        </w:r>
      </w:ins>
    </w:p>
    <w:p w14:paraId="14E2E9F8" w14:textId="7E1D9BDD" w:rsidR="00C80321" w:rsidRPr="00FC3C81" w:rsidRDefault="00C80321" w:rsidP="00C80321">
      <w:pPr>
        <w:tabs>
          <w:tab w:val="left" w:pos="0"/>
          <w:tab w:val="left" w:pos="709"/>
          <w:tab w:val="left" w:pos="5812"/>
          <w:tab w:val="right" w:pos="9072"/>
        </w:tabs>
        <w:spacing w:after="120"/>
        <w:ind w:firstLine="709"/>
        <w:jc w:val="both"/>
      </w:pPr>
      <m:oMath>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f>
          <m:fPr>
            <m:ctrlPr>
              <w:rPr>
                <w:rFonts w:ascii="Cambria Math" w:hAnsi="Cambria Math"/>
                <w:i/>
              </w:rPr>
            </m:ctrlPr>
          </m:fPr>
          <m:num>
            <m:r>
              <w:rPr>
                <w:rFonts w:ascii="Cambria Math" w:hAnsi="Cambria Math"/>
              </w:rPr>
              <m:t>i-0.44</m:t>
            </m:r>
          </m:num>
          <m:den>
            <m:r>
              <w:rPr>
                <w:rFonts w:ascii="Cambria Math" w:hAnsi="Cambria Math"/>
              </w:rPr>
              <m:t>NE+0.12</m:t>
            </m:r>
          </m:den>
        </m:f>
      </m:oMath>
      <w:r w:rsidRPr="00FC3C81">
        <w:tab/>
      </w:r>
      <w:r w:rsidRPr="00FC3C81">
        <w:rPr>
          <w:i/>
        </w:rPr>
        <w:t xml:space="preserve">i </w:t>
      </w:r>
      <w:r w:rsidRPr="00FC3C81">
        <w:t xml:space="preserve">= 1, </w:t>
      </w:r>
      <w:r w:rsidR="004B5DCA" w:rsidRPr="00FC3C81">
        <w:rPr>
          <w:i/>
        </w:rPr>
        <w:t>NE</w:t>
      </w:r>
      <w:r w:rsidRPr="00FC3C81">
        <w:tab/>
        <w:t>(</w:t>
      </w:r>
      <w:r w:rsidR="004B5DCA" w:rsidRPr="00FC3C81">
        <w:t>A2</w:t>
      </w:r>
      <w:r w:rsidRPr="00FC3C81">
        <w:t>)</w:t>
      </w:r>
    </w:p>
    <w:p w14:paraId="6036960D" w14:textId="21204A73" w:rsidR="00C80321" w:rsidRPr="00FC3C81" w:rsidRDefault="00C80321" w:rsidP="00C80321">
      <w:pPr>
        <w:pStyle w:val="Style1"/>
        <w:numPr>
          <w:ilvl w:val="0"/>
          <w:numId w:val="5"/>
        </w:numPr>
        <w:tabs>
          <w:tab w:val="left" w:pos="567"/>
          <w:tab w:val="right" w:pos="9072"/>
        </w:tabs>
        <w:ind w:left="284" w:hanging="284"/>
        <w:rPr>
          <w:color w:val="000000"/>
        </w:rPr>
      </w:pPr>
      <w:r w:rsidRPr="00FC3C81">
        <w:rPr>
          <w:color w:val="000000"/>
        </w:rPr>
        <w:t xml:space="preserve">floods lower than </w:t>
      </w:r>
      <w:r w:rsidRPr="00FC3C81">
        <w:rPr>
          <w:i/>
          <w:color w:val="000000"/>
        </w:rPr>
        <w:t>S</w:t>
      </w:r>
      <w:r w:rsidRPr="00FC3C81">
        <w:rPr>
          <w:color w:val="000000"/>
        </w:rPr>
        <w:t xml:space="preserve"> on the contin</w:t>
      </w:r>
      <w:ins w:id="1753" w:author="Michel Lang" w:date="2024-02-20T09:32:00Z">
        <w:r w:rsidR="000B329A" w:rsidRPr="00FC3C81">
          <w:rPr>
            <w:color w:val="000000"/>
          </w:rPr>
          <w:t>u</w:t>
        </w:r>
      </w:ins>
      <w:r w:rsidRPr="00FC3C81">
        <w:rPr>
          <w:color w:val="000000"/>
        </w:rPr>
        <w:t>ous period</w:t>
      </w:r>
      <w:ins w:id="1754" w:author="Michel Lang" w:date="2024-02-20T09:30:00Z">
        <w:r w:rsidR="000B329A" w:rsidRPr="00FC3C81">
          <w:rPr>
            <w:color w:val="000000"/>
          </w:rPr>
          <w:t>:</w:t>
        </w:r>
      </w:ins>
    </w:p>
    <w:p w14:paraId="29274B17" w14:textId="36868766" w:rsidR="00C80321" w:rsidRPr="00FC3C81" w:rsidRDefault="00C80321" w:rsidP="00C80321">
      <w:pPr>
        <w:tabs>
          <w:tab w:val="left" w:pos="0"/>
          <w:tab w:val="left" w:pos="709"/>
          <w:tab w:val="left" w:pos="5812"/>
          <w:tab w:val="right" w:pos="9072"/>
        </w:tabs>
        <w:spacing w:after="120"/>
        <w:ind w:firstLine="709"/>
        <w:jc w:val="both"/>
      </w:pPr>
      <m:oMath>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NE</m:t>
                </m:r>
              </m:num>
              <m:den>
                <m:r>
                  <w:rPr>
                    <w:rFonts w:ascii="Cambria Math" w:hAnsi="Cambria Math"/>
                  </w:rPr>
                  <m:t>NY</m:t>
                </m:r>
              </m:den>
            </m:f>
          </m:e>
        </m:d>
        <m:f>
          <m:fPr>
            <m:ctrlPr>
              <w:rPr>
                <w:rFonts w:ascii="Cambria Math" w:hAnsi="Cambria Math"/>
                <w:i/>
              </w:rPr>
            </m:ctrlPr>
          </m:fPr>
          <m:num>
            <m:r>
              <w:rPr>
                <w:rFonts w:ascii="Cambria Math" w:hAnsi="Cambria Math"/>
              </w:rPr>
              <m:t>(i-NS)-0.44</m:t>
            </m:r>
          </m:num>
          <m:den>
            <m:sSub>
              <m:sSubPr>
                <m:ctrlPr>
                  <w:rPr>
                    <w:rFonts w:ascii="Cambria Math" w:hAnsi="Cambria Math"/>
                    <w:i/>
                  </w:rPr>
                </m:ctrlPr>
              </m:sSubPr>
              <m:e>
                <m:r>
                  <w:rPr>
                    <w:rFonts w:ascii="Cambria Math" w:hAnsi="Cambria Math"/>
                  </w:rPr>
                  <m:t>NY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NE</m:t>
                </m:r>
              </m:e>
              <m:sub>
                <m:r>
                  <w:rPr>
                    <w:rFonts w:ascii="Cambria Math" w:hAnsi="Cambria Math"/>
                  </w:rPr>
                  <m:t>C</m:t>
                </m:r>
              </m:sub>
            </m:sSub>
            <m:r>
              <w:rPr>
                <w:rFonts w:ascii="Cambria Math" w:hAnsi="Cambria Math"/>
              </w:rPr>
              <m:t>+0.12</m:t>
            </m:r>
          </m:den>
        </m:f>
      </m:oMath>
      <w:r w:rsidRPr="00FC3C81">
        <w:tab/>
      </w:r>
      <w:r w:rsidRPr="00FC3C81">
        <w:rPr>
          <w:i/>
        </w:rPr>
        <w:t xml:space="preserve">i </w:t>
      </w:r>
      <w:r w:rsidRPr="00FC3C81">
        <w:t xml:space="preserve">= </w:t>
      </w:r>
      <w:r w:rsidR="004B5DCA" w:rsidRPr="00FC3C81">
        <w:rPr>
          <w:i/>
        </w:rPr>
        <w:t xml:space="preserve">NE </w:t>
      </w:r>
      <w:r w:rsidRPr="00FC3C81">
        <w:rPr>
          <w:i/>
        </w:rPr>
        <w:t>+1</w:t>
      </w:r>
      <w:r w:rsidRPr="00FC3C81">
        <w:t xml:space="preserve">, </w:t>
      </w:r>
      <m:oMath>
        <m:sSub>
          <m:sSubPr>
            <m:ctrlPr>
              <w:rPr>
                <w:rFonts w:ascii="Cambria Math" w:hAnsi="Cambria Math"/>
                <w:i/>
              </w:rPr>
            </m:ctrlPr>
          </m:sSubPr>
          <m:e>
            <m:r>
              <w:rPr>
                <w:rFonts w:ascii="Cambria Math" w:hAnsi="Cambria Math"/>
              </w:rPr>
              <m:t>NY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NE</m:t>
            </m:r>
          </m:e>
          <m:sub>
            <m:r>
              <w:rPr>
                <w:rFonts w:ascii="Cambria Math" w:hAnsi="Cambria Math"/>
              </w:rPr>
              <m:t>H</m:t>
            </m:r>
          </m:sub>
        </m:sSub>
      </m:oMath>
      <w:r w:rsidRPr="00FC3C81">
        <w:tab/>
        <w:t>(</w:t>
      </w:r>
      <w:r w:rsidR="004B5DCA" w:rsidRPr="00FC3C81">
        <w:t>A3</w:t>
      </w:r>
      <w:r w:rsidRPr="00FC3C81">
        <w:t>)</w:t>
      </w:r>
    </w:p>
    <w:p w14:paraId="63786714" w14:textId="620520DB" w:rsidR="00C80321" w:rsidRPr="00FC3C81" w:rsidRDefault="00C80321" w:rsidP="00C80321">
      <w:pPr>
        <w:pStyle w:val="Style1"/>
        <w:tabs>
          <w:tab w:val="left" w:pos="567"/>
          <w:tab w:val="right" w:pos="9072"/>
        </w:tabs>
      </w:pPr>
      <w:r w:rsidRPr="00FC3C81">
        <w:rPr>
          <w:color w:val="000000"/>
        </w:rPr>
        <w:t xml:space="preserve">In the current case study, as the discharge of </w:t>
      </w:r>
      <w:r w:rsidRPr="00FC3C81">
        <w:t xml:space="preserve">historical floods is not known (only threshold exceedance), it is not possible to rank all values of the mixed sample. A way to circumvent this problem is to randomly rank the historical unknown floods amongst the </w:t>
      </w:r>
      <w:r w:rsidR="00E16A22" w:rsidRPr="00FC3C81">
        <w:rPr>
          <w:i/>
        </w:rPr>
        <w:t>NE</w:t>
      </w:r>
      <w:r w:rsidR="00E16A22" w:rsidRPr="00FC3C81">
        <w:rPr>
          <w:i/>
          <w:vertAlign w:val="subscript"/>
        </w:rPr>
        <w:t>C</w:t>
      </w:r>
      <w:r w:rsidRPr="00FC3C81">
        <w:t xml:space="preserve"> floods larger than </w:t>
      </w:r>
      <w:r w:rsidRPr="00FC3C81">
        <w:rPr>
          <w:i/>
        </w:rPr>
        <w:t>S</w:t>
      </w:r>
      <w:r w:rsidRPr="00FC3C81">
        <w:t xml:space="preserve"> during the continuous period:</w:t>
      </w:r>
    </w:p>
    <w:p w14:paraId="1D174D2C" w14:textId="3E8DECE4" w:rsidR="00C80321" w:rsidRPr="00FC3C81" w:rsidRDefault="00C80321" w:rsidP="00E16A22">
      <w:pPr>
        <w:pStyle w:val="Style1"/>
        <w:numPr>
          <w:ilvl w:val="0"/>
          <w:numId w:val="5"/>
        </w:numPr>
        <w:tabs>
          <w:tab w:val="left" w:pos="567"/>
          <w:tab w:val="right" w:pos="9072"/>
        </w:tabs>
        <w:ind w:left="284" w:hanging="284"/>
        <w:rPr>
          <w:color w:val="000000"/>
        </w:rPr>
      </w:pPr>
      <w:r w:rsidRPr="00FC3C81">
        <w:t>Step 1: random</w:t>
      </w:r>
      <w:r w:rsidR="00E16A22" w:rsidRPr="00FC3C81">
        <w:t>ly</w:t>
      </w:r>
      <w:r w:rsidRPr="00FC3C81">
        <w:t xml:space="preserve"> sample without replacement the rank of the </w:t>
      </w:r>
      <w:r w:rsidR="00E16A22" w:rsidRPr="00FC3C81">
        <w:rPr>
          <w:i/>
        </w:rPr>
        <w:t>NE</w:t>
      </w:r>
      <w:r w:rsidR="00E16A22" w:rsidRPr="00FC3C81">
        <w:rPr>
          <w:i/>
          <w:vertAlign w:val="subscript"/>
        </w:rPr>
        <w:t>C</w:t>
      </w:r>
      <w:r w:rsidRPr="00FC3C81">
        <w:t xml:space="preserve"> floods of the continuous period within the whole period: </w:t>
      </w:r>
      <w:r w:rsidR="00E16A22" w:rsidRPr="00FC3C81">
        <w:rPr>
          <w:i/>
        </w:rPr>
        <w:t>sample</w:t>
      </w:r>
      <w:r w:rsidR="00E16A22" w:rsidRPr="00FC3C81">
        <w:t>(</w:t>
      </w:r>
      <w:r w:rsidR="00E16A22" w:rsidRPr="00FC3C81">
        <w:rPr>
          <w:i/>
        </w:rPr>
        <w:t>x</w:t>
      </w:r>
      <w:r w:rsidR="00E16A22" w:rsidRPr="00FC3C81">
        <w:t xml:space="preserve"> = 1:</w:t>
      </w:r>
      <w:r w:rsidR="00E16A22" w:rsidRPr="00FC3C81">
        <w:rPr>
          <w:i/>
        </w:rPr>
        <w:t>NE</w:t>
      </w:r>
      <w:r w:rsidR="00E16A22" w:rsidRPr="00FC3C81">
        <w:t xml:space="preserve">, </w:t>
      </w:r>
      <w:r w:rsidR="00E16A22" w:rsidRPr="00FC3C81">
        <w:rPr>
          <w:i/>
        </w:rPr>
        <w:t>size</w:t>
      </w:r>
      <w:r w:rsidR="00E16A22" w:rsidRPr="00FC3C81">
        <w:t xml:space="preserve"> = </w:t>
      </w:r>
      <w:r w:rsidR="00E16A22" w:rsidRPr="00FC3C81">
        <w:rPr>
          <w:i/>
        </w:rPr>
        <w:t>NE</w:t>
      </w:r>
      <w:r w:rsidR="00E16A22" w:rsidRPr="00FC3C81">
        <w:rPr>
          <w:i/>
          <w:vertAlign w:val="subscript"/>
        </w:rPr>
        <w:t>C</w:t>
      </w:r>
      <w:r w:rsidR="00E16A22" w:rsidRPr="00FC3C81">
        <w:t xml:space="preserve">, </w:t>
      </w:r>
      <w:r w:rsidR="00E16A22" w:rsidRPr="00FC3C81">
        <w:rPr>
          <w:i/>
        </w:rPr>
        <w:t xml:space="preserve">replace </w:t>
      </w:r>
      <w:r w:rsidR="00E16A22" w:rsidRPr="00FC3C81">
        <w:t xml:space="preserve">= </w:t>
      </w:r>
      <w:r w:rsidR="00E16A22" w:rsidRPr="00FC3C81">
        <w:rPr>
          <w:i/>
        </w:rPr>
        <w:t>FALSE</w:t>
      </w:r>
      <w:r w:rsidR="00E16A22" w:rsidRPr="00FC3C81">
        <w:t xml:space="preserve">) </w:t>
      </w:r>
      <w:r w:rsidRPr="00FC3C81">
        <w:t>(R code);</w:t>
      </w:r>
    </w:p>
    <w:p w14:paraId="21F861D6" w14:textId="7F19EBB7" w:rsidR="00C80321" w:rsidRPr="00FC3C81" w:rsidRDefault="00C80321" w:rsidP="00C80321">
      <w:pPr>
        <w:pStyle w:val="Style1"/>
        <w:numPr>
          <w:ilvl w:val="0"/>
          <w:numId w:val="5"/>
        </w:numPr>
        <w:tabs>
          <w:tab w:val="left" w:pos="567"/>
          <w:tab w:val="right" w:pos="9072"/>
        </w:tabs>
        <w:ind w:left="284" w:hanging="284"/>
        <w:rPr>
          <w:color w:val="000000"/>
        </w:rPr>
      </w:pPr>
      <w:r w:rsidRPr="00FC3C81">
        <w:rPr>
          <w:color w:val="000000"/>
        </w:rPr>
        <w:t xml:space="preserve">Step 2: as we know the values of the </w:t>
      </w:r>
      <w:r w:rsidR="0071319E" w:rsidRPr="00FC3C81">
        <w:rPr>
          <w:i/>
        </w:rPr>
        <w:t>NE</w:t>
      </w:r>
      <w:r w:rsidR="0071319E" w:rsidRPr="00FC3C81">
        <w:rPr>
          <w:i/>
          <w:vertAlign w:val="subscript"/>
        </w:rPr>
        <w:t>C</w:t>
      </w:r>
      <w:r w:rsidR="0071319E" w:rsidRPr="00FC3C81">
        <w:t xml:space="preserve"> </w:t>
      </w:r>
      <w:r w:rsidRPr="00FC3C81">
        <w:rPr>
          <w:color w:val="000000"/>
        </w:rPr>
        <w:t xml:space="preserve">floods larger than </w:t>
      </w:r>
      <w:r w:rsidRPr="00FC3C81">
        <w:rPr>
          <w:i/>
          <w:color w:val="000000"/>
        </w:rPr>
        <w:t>S</w:t>
      </w:r>
      <w:r w:rsidRPr="00FC3C81">
        <w:rPr>
          <w:color w:val="000000"/>
        </w:rPr>
        <w:t xml:space="preserve"> during the continuous period, apply the ranks just </w:t>
      </w:r>
      <w:r w:rsidR="0071319E" w:rsidRPr="00FC3C81">
        <w:rPr>
          <w:color w:val="000000"/>
        </w:rPr>
        <w:t xml:space="preserve">sampled </w:t>
      </w:r>
      <w:r w:rsidRPr="00FC3C81">
        <w:rPr>
          <w:color w:val="000000"/>
        </w:rPr>
        <w:t>to them</w:t>
      </w:r>
      <w:r w:rsidR="0071319E" w:rsidRPr="00FC3C81">
        <w:rPr>
          <w:color w:val="000000"/>
        </w:rPr>
        <w:t xml:space="preserve"> (i.e. the smallest sample rank is assigned to the largest flood, etc.)</w:t>
      </w:r>
      <w:r w:rsidRPr="00FC3C81">
        <w:rPr>
          <w:color w:val="000000"/>
        </w:rPr>
        <w:t>;</w:t>
      </w:r>
    </w:p>
    <w:p w14:paraId="50CE01D8" w14:textId="65CAB394" w:rsidR="00C80321" w:rsidRPr="00FC3C81" w:rsidRDefault="00C80321" w:rsidP="00C80321">
      <w:pPr>
        <w:pStyle w:val="Style1"/>
        <w:numPr>
          <w:ilvl w:val="0"/>
          <w:numId w:val="5"/>
        </w:numPr>
        <w:tabs>
          <w:tab w:val="left" w:pos="567"/>
          <w:tab w:val="right" w:pos="9072"/>
        </w:tabs>
        <w:ind w:left="284" w:hanging="284"/>
        <w:rPr>
          <w:color w:val="000000"/>
        </w:rPr>
      </w:pPr>
      <w:r w:rsidRPr="00FC3C81">
        <w:rPr>
          <w:color w:val="000000"/>
        </w:rPr>
        <w:lastRenderedPageBreak/>
        <w:t xml:space="preserve">Step 3: </w:t>
      </w:r>
      <w:r w:rsidR="0071319E" w:rsidRPr="00FC3C81">
        <w:rPr>
          <w:color w:val="000000"/>
        </w:rPr>
        <w:t xml:space="preserve">assign the remaining ranks to the </w:t>
      </w:r>
      <w:r w:rsidR="0071319E" w:rsidRPr="00FC3C81">
        <w:rPr>
          <w:i/>
        </w:rPr>
        <w:t>NE</w:t>
      </w:r>
      <w:r w:rsidR="0071319E" w:rsidRPr="00FC3C81">
        <w:rPr>
          <w:i/>
          <w:vertAlign w:val="subscript"/>
        </w:rPr>
        <w:t>H</w:t>
      </w:r>
      <w:r w:rsidR="0071319E" w:rsidRPr="00FC3C81">
        <w:rPr>
          <w:color w:val="000000"/>
        </w:rPr>
        <w:t xml:space="preserve"> </w:t>
      </w:r>
      <w:r w:rsidRPr="00FC3C81">
        <w:rPr>
          <w:color w:val="000000"/>
        </w:rPr>
        <w:t xml:space="preserve">floods larger than </w:t>
      </w:r>
      <w:r w:rsidRPr="00FC3C81">
        <w:rPr>
          <w:i/>
          <w:color w:val="000000"/>
        </w:rPr>
        <w:t>S</w:t>
      </w:r>
      <w:r w:rsidRPr="00FC3C81">
        <w:rPr>
          <w:color w:val="000000"/>
        </w:rPr>
        <w:t xml:space="preserve"> during the historical period.</w:t>
      </w:r>
    </w:p>
    <w:p w14:paraId="31AC204A" w14:textId="3307FCF5" w:rsidR="00EE2EC4" w:rsidRPr="00FC3C81" w:rsidRDefault="00AA6A83" w:rsidP="00C80321">
      <w:pPr>
        <w:pStyle w:val="Style1"/>
        <w:tabs>
          <w:tab w:val="left" w:pos="567"/>
          <w:tab w:val="right" w:pos="9072"/>
        </w:tabs>
      </w:pPr>
      <w:r w:rsidRPr="00FC3C81">
        <w:t xml:space="preserve">As we assigned ranks to all exceedances of the threshold </w:t>
      </w:r>
      <w:r w:rsidRPr="00FC3C81">
        <w:rPr>
          <w:i/>
        </w:rPr>
        <w:t>S</w:t>
      </w:r>
      <w:r w:rsidRPr="00FC3C81">
        <w:t xml:space="preserve"> on the whole period, we are able to compute their plotting position with equation (A2). Let denote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r>
          <w:rPr>
            <w:rFonts w:ascii="Cambria Math" w:hAnsi="Cambria Math"/>
          </w:rPr>
          <m:t>≥S</m:t>
        </m:r>
      </m:oMath>
      <w:r w:rsidRPr="00FC3C81">
        <w:t xml:space="preserve"> the known discharges of the continuous period larger than the threshold </w:t>
      </w:r>
      <w:r w:rsidRPr="00FC3C81">
        <w:rPr>
          <w:i/>
        </w:rPr>
        <w:t>S</w:t>
      </w:r>
      <w:r w:rsidRPr="00FC3C81">
        <w:t xml:space="preserve">, with their corresponding ranks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t xml:space="preserve">. We now assign an interval to the unknown historical discharges </w:t>
      </w:r>
      <w:r w:rsidRPr="0024057C">
        <w:t>(see</w:t>
      </w:r>
      <w:del w:id="1755" w:author="Mathieu Lucas" w:date="2024-05-06T16:45:00Z" w16du:dateUtc="2024-05-06T14:45:00Z">
        <w:r w:rsidRPr="0024057C" w:rsidDel="0024057C">
          <w:delText xml:space="preserve"> </w:delText>
        </w:r>
      </w:del>
      <w:ins w:id="1756" w:author="Mathieu Lucas" w:date="2024-05-06T16:45:00Z" w16du:dateUtc="2024-05-06T14:45:00Z">
        <w:r w:rsidR="0024057C" w:rsidRPr="0024057C">
          <w:t xml:space="preserve"> </w:t>
        </w:r>
        <w:r w:rsidR="0024057C" w:rsidRPr="0024057C">
          <w:fldChar w:fldCharType="begin"/>
        </w:r>
        <w:r w:rsidR="0024057C" w:rsidRPr="0024057C">
          <w:instrText xml:space="preserve"> REF _Ref165904710 \h </w:instrText>
        </w:r>
      </w:ins>
      <w:r w:rsidR="0024057C">
        <w:instrText xml:space="preserve"> \* MERGEFORMAT </w:instrText>
      </w:r>
      <w:r w:rsidR="0024057C" w:rsidRPr="0024057C">
        <w:fldChar w:fldCharType="separate"/>
      </w:r>
      <w:ins w:id="1757" w:author="Mathieu Lucas" w:date="2024-05-06T17:08:00Z" w16du:dateUtc="2024-05-06T15:08:00Z">
        <w:r w:rsidR="007A5054" w:rsidRPr="007A5054">
          <w:rPr>
            <w:rPrChange w:id="1758" w:author="Mathieu Lucas" w:date="2024-05-06T17:08:00Z" w16du:dateUtc="2024-05-06T15:08:00Z">
              <w:rPr>
                <w:b/>
                <w:bCs/>
              </w:rPr>
            </w:rPrChange>
          </w:rPr>
          <w:t xml:space="preserve">Figure </w:t>
        </w:r>
        <w:r w:rsidR="007A5054" w:rsidRPr="007A5054">
          <w:rPr>
            <w:noProof/>
            <w:rPrChange w:id="1759" w:author="Mathieu Lucas" w:date="2024-05-06T17:08:00Z" w16du:dateUtc="2024-05-06T15:08:00Z">
              <w:rPr>
                <w:noProof/>
                <w:sz w:val="20"/>
                <w:szCs w:val="20"/>
              </w:rPr>
            </w:rPrChange>
          </w:rPr>
          <w:t>2</w:t>
        </w:r>
      </w:ins>
      <w:ins w:id="1760" w:author="Mathieu Lucas" w:date="2024-05-06T16:45:00Z" w16du:dateUtc="2024-05-06T14:45:00Z">
        <w:r w:rsidR="0024057C" w:rsidRPr="0024057C">
          <w:fldChar w:fldCharType="end"/>
        </w:r>
        <w:r w:rsidR="0024057C" w:rsidRPr="0024057C">
          <w:t>a</w:t>
        </w:r>
      </w:ins>
      <w:del w:id="1761" w:author="Mathieu Lucas" w:date="2024-05-06T16:45:00Z" w16du:dateUtc="2024-05-06T14:45:00Z">
        <w:r w:rsidR="00A25B59" w:rsidRPr="0024057C" w:rsidDel="0024057C">
          <w:fldChar w:fldCharType="begin"/>
        </w:r>
        <w:r w:rsidR="00A25B59" w:rsidRPr="0024057C" w:rsidDel="0024057C">
          <w:delInstrText xml:space="preserve"> REF _Ref142555009 </w:delInstrText>
        </w:r>
      </w:del>
      <w:r w:rsidR="0024057C">
        <w:instrText xml:space="preserve"> \* MERGEFORMAT </w:instrText>
      </w:r>
      <w:del w:id="1762" w:author="Mathieu Lucas" w:date="2024-05-06T16:45:00Z" w16du:dateUtc="2024-05-06T14:45:00Z">
        <w:r w:rsidR="00A25B59" w:rsidRPr="0024057C" w:rsidDel="0024057C">
          <w:fldChar w:fldCharType="separate"/>
        </w:r>
        <w:r w:rsidR="00A25B59" w:rsidRPr="0024057C" w:rsidDel="0024057C">
          <w:rPr>
            <w:bCs/>
            <w:i/>
          </w:rPr>
          <w:delText xml:space="preserve">Figure </w:delText>
        </w:r>
        <w:r w:rsidR="00A25B59" w:rsidRPr="0024057C" w:rsidDel="0024057C">
          <w:rPr>
            <w:bCs/>
            <w:i/>
            <w:noProof/>
          </w:rPr>
          <w:delText>4</w:delText>
        </w:r>
        <w:r w:rsidR="00A25B59" w:rsidRPr="0024057C" w:rsidDel="0024057C">
          <w:fldChar w:fldCharType="end"/>
        </w:r>
      </w:del>
      <w:r w:rsidRPr="0024057C">
        <w:t>):</w:t>
      </w:r>
    </w:p>
    <w:p w14:paraId="382BD94F" w14:textId="5D65B33E" w:rsidR="00AA6A83" w:rsidRPr="00FC3C81" w:rsidRDefault="00AA6A83" w:rsidP="00AA6A83">
      <w:pPr>
        <w:pStyle w:val="Style1"/>
        <w:numPr>
          <w:ilvl w:val="0"/>
          <w:numId w:val="5"/>
        </w:numPr>
        <w:tabs>
          <w:tab w:val="left" w:pos="567"/>
          <w:tab w:val="right" w:pos="9072"/>
        </w:tabs>
        <w:ind w:left="284" w:hanging="284"/>
        <w:rPr>
          <w:color w:val="000000"/>
        </w:rPr>
      </w:pPr>
      <w:r w:rsidRPr="00FC3C81">
        <w:rPr>
          <w:color w:val="000000"/>
        </w:rPr>
        <w:t xml:space="preserve">If </w:t>
      </w:r>
      <w:r w:rsidRPr="00FC3C81">
        <w:rPr>
          <w:i/>
          <w:color w:val="000000"/>
        </w:rPr>
        <w:t>r</w:t>
      </w:r>
      <w:r w:rsidRPr="00FC3C81">
        <w:rPr>
          <w:i/>
          <w:color w:val="000000"/>
          <w:vertAlign w:val="subscript"/>
        </w:rPr>
        <w:t>1</w:t>
      </w:r>
      <w:r w:rsidRPr="00FC3C81">
        <w:rPr>
          <w:color w:val="000000"/>
        </w:rPr>
        <w:t xml:space="preserve"> &gt; 1, we have (</w:t>
      </w:r>
      <w:r w:rsidRPr="00FC3C81">
        <w:rPr>
          <w:i/>
          <w:color w:val="000000"/>
        </w:rPr>
        <w:t>r</w:t>
      </w:r>
      <w:r w:rsidRPr="00FC3C81">
        <w:rPr>
          <w:i/>
          <w:color w:val="000000"/>
          <w:vertAlign w:val="subscript"/>
        </w:rPr>
        <w:t>1</w:t>
      </w:r>
      <w:r w:rsidRPr="00FC3C81">
        <w:rPr>
          <w:color w:val="000000"/>
        </w:rPr>
        <w:t xml:space="preserve"> - 1) historical flood</w:t>
      </w:r>
      <w:r w:rsidR="002B41B7" w:rsidRPr="00FC3C81">
        <w:rPr>
          <w:color w:val="000000"/>
        </w:rPr>
        <w:t xml:space="preserve"> di</w:t>
      </w:r>
      <w:r w:rsidR="000028A3" w:rsidRPr="00FC3C81">
        <w:rPr>
          <w:color w:val="000000"/>
        </w:rPr>
        <w:t>s</w:t>
      </w:r>
      <w:r w:rsidR="002B41B7" w:rsidRPr="00FC3C81">
        <w:rPr>
          <w:color w:val="000000"/>
        </w:rPr>
        <w:t>charge</w:t>
      </w:r>
      <w:r w:rsidRPr="00FC3C81">
        <w:rPr>
          <w:color w:val="000000"/>
        </w:rPr>
        <w:t xml:space="preserve">s larger than </w:t>
      </w:r>
      <w:r w:rsidRPr="00FC3C81">
        <w:rPr>
          <w:i/>
          <w:color w:val="000000"/>
        </w:rPr>
        <w:t>q</w:t>
      </w:r>
      <w:r w:rsidRPr="00FC3C81">
        <w:rPr>
          <w:i/>
          <w:color w:val="000000"/>
          <w:vertAlign w:val="subscript"/>
        </w:rPr>
        <w:t>1</w:t>
      </w:r>
      <w:r w:rsidRPr="00FC3C81">
        <w:rPr>
          <w:color w:val="000000"/>
        </w:rPr>
        <w:t xml:space="preserve">. They will be plotted with </w:t>
      </w:r>
      <w:r w:rsidRPr="00FC3C81">
        <w:t xml:space="preserve">vertical dashed lines larger than </w:t>
      </w:r>
      <w:r w:rsidRPr="00FC3C81">
        <w:rPr>
          <w:i/>
          <w:color w:val="000000"/>
        </w:rPr>
        <w:t>q</w:t>
      </w:r>
      <w:r w:rsidRPr="00FC3C81">
        <w:rPr>
          <w:i/>
          <w:color w:val="000000"/>
          <w:vertAlign w:val="subscript"/>
        </w:rPr>
        <w:t>1</w:t>
      </w:r>
      <w:r w:rsidRPr="00FC3C81">
        <w:t>;</w:t>
      </w:r>
    </w:p>
    <w:p w14:paraId="16A48D91" w14:textId="7736D0D3" w:rsidR="002B41B7" w:rsidRPr="00FC3C81" w:rsidRDefault="002B41B7" w:rsidP="002B41B7">
      <w:pPr>
        <w:pStyle w:val="Style1"/>
        <w:numPr>
          <w:ilvl w:val="0"/>
          <w:numId w:val="5"/>
        </w:numPr>
        <w:tabs>
          <w:tab w:val="left" w:pos="567"/>
          <w:tab w:val="right" w:pos="9072"/>
        </w:tabs>
        <w:ind w:left="284" w:hanging="284"/>
        <w:rPr>
          <w:color w:val="000000"/>
        </w:rPr>
      </w:pPr>
      <w:r w:rsidRPr="00FC3C81">
        <w:rPr>
          <w:color w:val="000000"/>
        </w:rPr>
        <w:t>If (</w:t>
      </w:r>
      <w:r w:rsidRPr="00FC3C81">
        <w:rPr>
          <w:i/>
          <w:color w:val="000000"/>
        </w:rPr>
        <w:t>r</w:t>
      </w:r>
      <w:r w:rsidRPr="00FC3C81">
        <w:rPr>
          <w:i/>
          <w:color w:val="000000"/>
          <w:vertAlign w:val="subscript"/>
        </w:rPr>
        <w:t>i+1</w:t>
      </w:r>
      <w:r w:rsidRPr="00FC3C81">
        <w:rPr>
          <w:color w:val="000000"/>
        </w:rPr>
        <w:t xml:space="preserve"> - </w:t>
      </w:r>
      <w:r w:rsidRPr="00FC3C81">
        <w:rPr>
          <w:i/>
          <w:color w:val="000000"/>
        </w:rPr>
        <w:t>r</w:t>
      </w:r>
      <w:r w:rsidRPr="00FC3C81">
        <w:rPr>
          <w:i/>
          <w:color w:val="000000"/>
          <w:vertAlign w:val="subscript"/>
        </w:rPr>
        <w:t>i</w:t>
      </w:r>
      <w:r w:rsidRPr="00FC3C81">
        <w:rPr>
          <w:color w:val="000000"/>
        </w:rPr>
        <w:t>) &gt; 1, we have (</w:t>
      </w:r>
      <w:r w:rsidRPr="00FC3C81">
        <w:rPr>
          <w:i/>
          <w:color w:val="000000"/>
        </w:rPr>
        <w:t>r</w:t>
      </w:r>
      <w:r w:rsidRPr="00FC3C81">
        <w:rPr>
          <w:i/>
          <w:color w:val="000000"/>
          <w:vertAlign w:val="subscript"/>
        </w:rPr>
        <w:t>i+1</w:t>
      </w:r>
      <w:r w:rsidRPr="00FC3C81">
        <w:rPr>
          <w:color w:val="000000"/>
        </w:rPr>
        <w:t xml:space="preserve"> - </w:t>
      </w:r>
      <w:r w:rsidRPr="00FC3C81">
        <w:rPr>
          <w:i/>
          <w:color w:val="000000"/>
        </w:rPr>
        <w:t>r</w:t>
      </w:r>
      <w:r w:rsidRPr="00FC3C81">
        <w:rPr>
          <w:i/>
          <w:color w:val="000000"/>
          <w:vertAlign w:val="subscript"/>
        </w:rPr>
        <w:t>i</w:t>
      </w:r>
      <w:r w:rsidRPr="00FC3C81">
        <w:rPr>
          <w:color w:val="000000"/>
        </w:rPr>
        <w:t>) historical flood discharges within the interval [</w:t>
      </w:r>
      <w:r w:rsidRPr="00FC3C81">
        <w:rPr>
          <w:i/>
          <w:color w:val="000000"/>
        </w:rPr>
        <w:t>q</w:t>
      </w:r>
      <w:r w:rsidRPr="00FC3C81">
        <w:rPr>
          <w:i/>
          <w:color w:val="000000"/>
          <w:vertAlign w:val="subscript"/>
        </w:rPr>
        <w:t>i+1</w:t>
      </w:r>
      <w:r w:rsidRPr="00FC3C81">
        <w:rPr>
          <w:color w:val="000000"/>
        </w:rPr>
        <w:t xml:space="preserve">; </w:t>
      </w:r>
      <w:r w:rsidRPr="00FC3C81">
        <w:rPr>
          <w:i/>
          <w:color w:val="000000"/>
        </w:rPr>
        <w:t>q</w:t>
      </w:r>
      <w:r w:rsidRPr="00FC3C81">
        <w:rPr>
          <w:i/>
          <w:color w:val="000000"/>
          <w:vertAlign w:val="subscript"/>
        </w:rPr>
        <w:t>i</w:t>
      </w:r>
      <w:r w:rsidRPr="00FC3C81">
        <w:rPr>
          <w:color w:val="000000"/>
        </w:rPr>
        <w:t xml:space="preserve">]. They will be plotted with </w:t>
      </w:r>
      <w:r w:rsidRPr="00FC3C81">
        <w:t>vertical dashed lines larger ½ (</w:t>
      </w:r>
      <w:r w:rsidRPr="00FC3C81">
        <w:rPr>
          <w:i/>
          <w:color w:val="000000"/>
        </w:rPr>
        <w:t>q</w:t>
      </w:r>
      <w:r w:rsidRPr="00FC3C81">
        <w:rPr>
          <w:i/>
          <w:color w:val="000000"/>
          <w:vertAlign w:val="subscript"/>
        </w:rPr>
        <w:t>i</w:t>
      </w:r>
      <w:r w:rsidRPr="00FC3C81">
        <w:t xml:space="preserve"> + </w:t>
      </w:r>
      <w:r w:rsidRPr="00FC3C81">
        <w:rPr>
          <w:i/>
          <w:color w:val="000000"/>
        </w:rPr>
        <w:t>q</w:t>
      </w:r>
      <w:r w:rsidRPr="00FC3C81">
        <w:rPr>
          <w:i/>
          <w:color w:val="000000"/>
          <w:vertAlign w:val="subscript"/>
        </w:rPr>
        <w:t>i+1</w:t>
      </w:r>
      <w:r w:rsidRPr="00FC3C81">
        <w:t>);</w:t>
      </w:r>
    </w:p>
    <w:p w14:paraId="28679DB2" w14:textId="2486DC2D" w:rsidR="003F3110" w:rsidRPr="00FC3C81" w:rsidRDefault="003F3110" w:rsidP="003F3110">
      <w:pPr>
        <w:pStyle w:val="Style1"/>
        <w:numPr>
          <w:ilvl w:val="0"/>
          <w:numId w:val="5"/>
        </w:numPr>
        <w:tabs>
          <w:tab w:val="left" w:pos="567"/>
          <w:tab w:val="right" w:pos="9072"/>
        </w:tabs>
        <w:ind w:left="284" w:hanging="284"/>
        <w:rPr>
          <w:color w:val="000000"/>
        </w:rPr>
      </w:pPr>
      <w:r w:rsidRPr="00FC3C81">
        <w:rPr>
          <w:color w:val="000000"/>
        </w:rPr>
        <w:t xml:space="preserve">If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r>
          <w:rPr>
            <w:rFonts w:ascii="Cambria Math" w:hAnsi="Cambria Math"/>
          </w:rPr>
          <m:t>&lt;NE</m:t>
        </m:r>
      </m:oMath>
      <w:r w:rsidRPr="00FC3C81">
        <w:rPr>
          <w:color w:val="000000"/>
        </w:rPr>
        <w:t>, we have (</w:t>
      </w:r>
      <w:r w:rsidRPr="00FC3C81">
        <w:rPr>
          <w:i/>
          <w:color w:val="000000"/>
        </w:rPr>
        <w:t>NE</w:t>
      </w:r>
      <w:r w:rsidRPr="00FC3C81">
        <w:rPr>
          <w:color w:val="000000"/>
        </w:rPr>
        <w:t xml:space="preserve"> -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rPr>
          <w:color w:val="000000"/>
        </w:rPr>
        <w:t xml:space="preserve">) historical flood discharges within the interval [S;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rPr>
          <w:color w:val="000000"/>
        </w:rPr>
        <w:t xml:space="preserve">]. They will be plotted with </w:t>
      </w:r>
      <w:r w:rsidRPr="00FC3C81">
        <w:t>vertical dashed lines larger ½ (</w:t>
      </w:r>
      <w:r w:rsidRPr="00FC3C81">
        <w:rPr>
          <w:i/>
          <w:color w:val="000000"/>
        </w:rPr>
        <w:t>S</w:t>
      </w:r>
      <w:r w:rsidRPr="00FC3C81">
        <w:t xml:space="preserve"> +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t>).</w:t>
      </w:r>
    </w:p>
    <w:p w14:paraId="779F9163" w14:textId="793CEF10" w:rsidR="00C80321" w:rsidRPr="00FC3C81" w:rsidRDefault="00C80321" w:rsidP="00C80321">
      <w:pPr>
        <w:pStyle w:val="Style1"/>
        <w:tabs>
          <w:tab w:val="left" w:pos="567"/>
          <w:tab w:val="right" w:pos="9072"/>
        </w:tabs>
      </w:pPr>
      <w:r w:rsidRPr="00FC3C81">
        <w:t>This ordering is random, but it makes it possible to draw the empirical distribution of floods and to compare it with the estimated GEV distributions.</w:t>
      </w:r>
    </w:p>
    <w:p w14:paraId="50DC6F3F" w14:textId="77777777" w:rsidR="00EA7F68" w:rsidRPr="00FC3C81" w:rsidRDefault="00BE455D" w:rsidP="005974D2">
      <w:pPr>
        <w:pStyle w:val="Titre1"/>
        <w:numPr>
          <w:ilvl w:val="0"/>
          <w:numId w:val="2"/>
        </w:numPr>
        <w:ind w:left="426" w:hanging="426"/>
        <w:jc w:val="both"/>
      </w:pPr>
      <w:r w:rsidRPr="00FC3C81">
        <w:t>References</w:t>
      </w:r>
    </w:p>
    <w:p w14:paraId="33A4AD89" w14:textId="2C5833FF" w:rsidR="00EA7F68" w:rsidRPr="00FC3C81" w:rsidRDefault="00BE455D">
      <w:pPr>
        <w:ind w:left="284" w:hanging="284"/>
        <w:jc w:val="both"/>
      </w:pPr>
      <w:r w:rsidRPr="00FC3C81">
        <w:rPr>
          <w:b/>
          <w:color w:val="000000"/>
        </w:rPr>
        <w:t>Apel, H., Thieken, A. H., Merz, B., Blöschl, G. (2004).</w:t>
      </w:r>
      <w:r w:rsidRPr="00FC3C81">
        <w:rPr>
          <w:color w:val="000000"/>
        </w:rPr>
        <w:t xml:space="preserve"> Flood risk assessment and associated uncertainty. In : </w:t>
      </w:r>
      <w:r w:rsidRPr="00FC3C81">
        <w:rPr>
          <w:i/>
          <w:iCs/>
          <w:color w:val="000000"/>
        </w:rPr>
        <w:t xml:space="preserve">Natural Hazards and Earth System Sciences </w:t>
      </w:r>
      <w:r w:rsidRPr="00FC3C81">
        <w:rPr>
          <w:color w:val="000000"/>
        </w:rPr>
        <w:t xml:space="preserve">4.2. Publisher: Copernicus GmbH, p. 295-308. issn : 1561-8633. doi : </w:t>
      </w:r>
      <w:r w:rsidRPr="00FC3C81">
        <w:rPr>
          <w:color w:val="0070C0"/>
        </w:rPr>
        <w:t>10.5194/nhess- 4-295-2004</w:t>
      </w:r>
      <w:r w:rsidRPr="00FC3C81">
        <w:rPr>
          <w:color w:val="000000"/>
        </w:rPr>
        <w:t>.</w:t>
      </w:r>
    </w:p>
    <w:p w14:paraId="4FA23EF4" w14:textId="77777777" w:rsidR="00EA7F68" w:rsidRPr="00FC3C81" w:rsidRDefault="00BE455D">
      <w:pPr>
        <w:ind w:left="284" w:hanging="284"/>
        <w:jc w:val="both"/>
      </w:pPr>
      <w:r w:rsidRPr="00FC3C81">
        <w:rPr>
          <w:b/>
          <w:color w:val="000000"/>
        </w:rPr>
        <w:t>Benito, G., Lang, M., Barriendos, M., Llasat, M. C., Francés, F., Ouarda, T., Thorndycraft, V., Enzel, Y., Bardossy, A., Cœur, D., Bobée, B. (2004).</w:t>
      </w:r>
      <w:r w:rsidRPr="00FC3C81">
        <w:rPr>
          <w:color w:val="000000"/>
        </w:rPr>
        <w:t xml:space="preserve"> Use of Systematic, Palaeoflood and Historical Data for the Improvement of Flood Risk Estimation. Review of Scientific Methods. In : </w:t>
      </w:r>
      <w:r w:rsidRPr="00FC3C81">
        <w:rPr>
          <w:i/>
          <w:iCs/>
          <w:color w:val="000000"/>
        </w:rPr>
        <w:t xml:space="preserve">Natural Hazards </w:t>
      </w:r>
      <w:r w:rsidRPr="00FC3C81">
        <w:rPr>
          <w:color w:val="000000"/>
        </w:rPr>
        <w:t xml:space="preserve">31.3, p. 623-643.  issn : 1573-0840. doi: </w:t>
      </w:r>
      <w:r w:rsidRPr="00FC3C81">
        <w:rPr>
          <w:color w:val="0070C0"/>
        </w:rPr>
        <w:t>10.1023/B:NHAZ.0000024895.48463.eb.</w:t>
      </w:r>
    </w:p>
    <w:p w14:paraId="1E55FCD8" w14:textId="4E466019" w:rsidR="00EA7F68" w:rsidRDefault="00BE455D">
      <w:pPr>
        <w:ind w:left="284" w:hanging="284"/>
        <w:jc w:val="both"/>
        <w:rPr>
          <w:ins w:id="1763" w:author="Mathieu Lucas" w:date="2024-04-30T16:40:00Z" w16du:dateUtc="2024-04-30T14:40:00Z"/>
          <w:color w:val="000000"/>
        </w:rPr>
      </w:pPr>
      <w:r w:rsidRPr="00FC3C81">
        <w:rPr>
          <w:b/>
          <w:color w:val="000000"/>
        </w:rPr>
        <w:t>Benson, M. A. (1950).</w:t>
      </w:r>
      <w:r w:rsidRPr="00FC3C81">
        <w:rPr>
          <w:color w:val="000000"/>
        </w:rPr>
        <w:t xml:space="preserve"> Use of historical data in flood-frequency analysis. In : </w:t>
      </w:r>
      <w:r w:rsidRPr="00FC3C81">
        <w:rPr>
          <w:i/>
          <w:iCs/>
          <w:color w:val="000000"/>
        </w:rPr>
        <w:t xml:space="preserve">Transactions, American Geophysical Union </w:t>
      </w:r>
      <w:r w:rsidRPr="00FC3C81">
        <w:rPr>
          <w:color w:val="000000"/>
        </w:rPr>
        <w:t xml:space="preserve">31.3, p. 419. issn : 0002-8606. doi : </w:t>
      </w:r>
      <w:r w:rsidRPr="00FC3C81">
        <w:rPr>
          <w:color w:val="0070C0"/>
        </w:rPr>
        <w:t>10.1029/ TR031i003p00419</w:t>
      </w:r>
      <w:r w:rsidRPr="00FC3C81">
        <w:rPr>
          <w:color w:val="000000"/>
        </w:rPr>
        <w:t>.</w:t>
      </w:r>
    </w:p>
    <w:p w14:paraId="4502F04D" w14:textId="6BF9C177" w:rsidR="00AB51A6" w:rsidRDefault="00AB51A6" w:rsidP="00AB51A6">
      <w:pPr>
        <w:ind w:left="284" w:hanging="284"/>
        <w:jc w:val="both"/>
        <w:rPr>
          <w:ins w:id="1764" w:author="Mathieu Lucas" w:date="2024-04-30T16:34:00Z" w16du:dateUtc="2024-04-30T14:34:00Z"/>
          <w:color w:val="000000"/>
        </w:rPr>
      </w:pPr>
      <w:ins w:id="1765" w:author="Mathieu Lucas" w:date="2024-04-30T16:41:00Z" w16du:dateUtc="2024-04-30T14:41:00Z">
        <w:r w:rsidRPr="00AB51A6">
          <w:rPr>
            <w:b/>
            <w:bCs/>
            <w:color w:val="000000"/>
            <w:rPrChange w:id="1766" w:author="Mathieu Lucas" w:date="2024-04-30T16:41:00Z" w16du:dateUtc="2024-04-30T14:41:00Z">
              <w:rPr>
                <w:color w:val="000000"/>
              </w:rPr>
            </w:rPrChange>
          </w:rPr>
          <w:t>Blöschl, G., A. Kiss, A. Viglione, M. Barriendos, O. Böhm, R. Brázdil, D. Coeur, G. Demarée, M. C. Llasat, N. Macdonald, D. Retsö, L. Roald, P. Schmocker-Fackel, I. Amorim, M. Bělínová, G. Benito, C. Bertolin, D. Camuffo, D. Cornel, R. Doktor, L. Elleder, S. Enzi, J. C. Garcia, R. Glaser, J. Hall, K. Haslinger, M. Hofstätter, J. Komma, D. Limanówka, D. Lun, A. Panin, J. Parajka, H. Petrić, F. S. Rodrigo, C. Rohr, J. Schönbein, L. Schulte, L. P. Silva, W. H. J. Toonen, P. Valent, J. Waser et O. Wetter (2020).</w:t>
        </w:r>
        <w:r w:rsidRPr="00AB51A6">
          <w:rPr>
            <w:color w:val="000000"/>
          </w:rPr>
          <w:t xml:space="preserve"> Current European flood-rich period exceptional compared with past 500</w:t>
        </w:r>
        <w:r>
          <w:rPr>
            <w:color w:val="000000"/>
          </w:rPr>
          <w:t xml:space="preserve"> </w:t>
        </w:r>
        <w:r w:rsidRPr="00AB51A6">
          <w:rPr>
            <w:color w:val="000000"/>
          </w:rPr>
          <w:t xml:space="preserve">years”. In : </w:t>
        </w:r>
        <w:r w:rsidRPr="00AB51A6">
          <w:rPr>
            <w:i/>
            <w:iCs/>
            <w:color w:val="000000"/>
            <w:rPrChange w:id="1767" w:author="Mathieu Lucas" w:date="2024-04-30T16:42:00Z" w16du:dateUtc="2024-04-30T14:42:00Z">
              <w:rPr>
                <w:color w:val="000000"/>
              </w:rPr>
            </w:rPrChange>
          </w:rPr>
          <w:t>Nature</w:t>
        </w:r>
        <w:r w:rsidRPr="00AB51A6">
          <w:rPr>
            <w:color w:val="000000"/>
          </w:rPr>
          <w:t xml:space="preserve"> 583.7817, p. 560-566. issn : 0028-0836, 1476-4687. doi : 10.1038/s41586-020-2478-3</w:t>
        </w:r>
      </w:ins>
      <w:ins w:id="1768" w:author="Mathieu Lucas" w:date="2024-04-30T16:42:00Z" w16du:dateUtc="2024-04-30T14:42:00Z">
        <w:r>
          <w:rPr>
            <w:color w:val="000000"/>
          </w:rPr>
          <w:t xml:space="preserve"> </w:t>
        </w:r>
      </w:ins>
    </w:p>
    <w:p w14:paraId="786720C5" w14:textId="66D49779" w:rsidR="005A0BB0" w:rsidRPr="005A0BB0" w:rsidDel="005A0BB0" w:rsidRDefault="005A0BB0">
      <w:pPr>
        <w:pStyle w:val="Bibliographie"/>
        <w:spacing w:after="0"/>
        <w:ind w:left="0" w:firstLine="0"/>
        <w:rPr>
          <w:del w:id="1769" w:author="Mathieu Lucas" w:date="2024-04-30T16:34:00Z" w16du:dateUtc="2024-04-30T14:34:00Z"/>
          <w:moveTo w:id="1770" w:author="Mathieu Lucas" w:date="2024-04-30T16:34:00Z" w16du:dateUtc="2024-04-30T14:34:00Z"/>
        </w:rPr>
        <w:pPrChange w:id="1771" w:author="Mathieu Lucas" w:date="2024-04-30T16:40:00Z" w16du:dateUtc="2024-04-30T14:40:00Z">
          <w:pPr>
            <w:pStyle w:val="Bibliographie"/>
          </w:pPr>
        </w:pPrChange>
      </w:pPr>
      <w:moveToRangeStart w:id="1772" w:author="Mathieu Lucas" w:date="2024-04-30T16:34:00Z" w:name="move165387259"/>
      <w:moveTo w:id="1773" w:author="Mathieu Lucas" w:date="2024-04-30T16:34:00Z" w16du:dateUtc="2024-04-30T14:34:00Z">
        <w:del w:id="1774" w:author="Mathieu Lucas" w:date="2024-04-30T16:40:00Z" w16du:dateUtc="2024-04-30T14:40:00Z">
          <w:r w:rsidRPr="005A0BB0" w:rsidDel="00AB51A6">
            <w:delText>(2020) Current European flood-rich period exceptional compared with past 500 years. Nature 583:560–566. https://doi.org/10.1038/s41586-020-2478-3</w:delText>
          </w:r>
        </w:del>
      </w:moveTo>
    </w:p>
    <w:moveToRangeEnd w:id="1772"/>
    <w:p w14:paraId="2022D3FF" w14:textId="6FEA4CAA" w:rsidR="005A0BB0" w:rsidRPr="00FC3C81" w:rsidDel="00AB51A6" w:rsidRDefault="005A0BB0">
      <w:pPr>
        <w:pStyle w:val="Bibliographie"/>
        <w:spacing w:after="0"/>
        <w:ind w:left="0" w:firstLine="0"/>
        <w:rPr>
          <w:del w:id="1775" w:author="Mathieu Lucas" w:date="2024-04-30T16:40:00Z" w16du:dateUtc="2024-04-30T14:40:00Z"/>
        </w:rPr>
        <w:pPrChange w:id="1776" w:author="Mathieu Lucas" w:date="2024-04-30T16:40:00Z" w16du:dateUtc="2024-04-30T14:40:00Z">
          <w:pPr>
            <w:ind w:left="284" w:hanging="284"/>
            <w:jc w:val="both"/>
          </w:pPr>
        </w:pPrChange>
      </w:pPr>
    </w:p>
    <w:p w14:paraId="121FC290" w14:textId="079F3973" w:rsidR="00DE287E" w:rsidRPr="00FC3C81" w:rsidRDefault="00DE287E" w:rsidP="00DE287E">
      <w:pPr>
        <w:ind w:left="284" w:hanging="284"/>
        <w:jc w:val="both"/>
        <w:rPr>
          <w:color w:val="000000"/>
        </w:rPr>
      </w:pPr>
      <w:r w:rsidRPr="00FC3C81">
        <w:rPr>
          <w:b/>
          <w:color w:val="000000"/>
        </w:rPr>
        <w:t xml:space="preserve">Cunnane, C. (1978). </w:t>
      </w:r>
      <w:r w:rsidRPr="00FC3C81">
        <w:rPr>
          <w:color w:val="000000"/>
        </w:rPr>
        <w:t xml:space="preserve">Unbiased plotting position — a review. </w:t>
      </w:r>
      <w:r w:rsidRPr="00FC3C81">
        <w:rPr>
          <w:i/>
          <w:color w:val="000000"/>
        </w:rPr>
        <w:t>J. Hydrol.,</w:t>
      </w:r>
      <w:r w:rsidRPr="00FC3C81">
        <w:rPr>
          <w:color w:val="000000"/>
        </w:rPr>
        <w:t xml:space="preserve"> 37 (1978), 205-222, </w:t>
      </w:r>
      <w:r w:rsidRPr="00FC3C81">
        <w:rPr>
          <w:color w:val="0070C0"/>
        </w:rPr>
        <w:t>https://doi.org/10.1016/0022-1694(78)90017-3</w:t>
      </w:r>
    </w:p>
    <w:p w14:paraId="63D1BB04" w14:textId="617CF715" w:rsidR="00EA7F68" w:rsidRPr="00FC3C81" w:rsidRDefault="00BE455D">
      <w:pPr>
        <w:ind w:left="284" w:hanging="284"/>
        <w:jc w:val="both"/>
        <w:rPr>
          <w:color w:val="000000"/>
        </w:rPr>
      </w:pPr>
      <w:r w:rsidRPr="005A0BB0">
        <w:rPr>
          <w:b/>
          <w:color w:val="000000"/>
          <w:lang w:val="fr-FR"/>
          <w:rPrChange w:id="1777" w:author="Mathieu Lucas" w:date="2024-04-30T16:26:00Z" w16du:dateUtc="2024-04-30T14:26:00Z">
            <w:rPr>
              <w:b/>
              <w:color w:val="000000"/>
            </w:rPr>
          </w:rPrChange>
        </w:rPr>
        <w:t>Darienzo, M., Renard, B., Le Coz J., Lang M. (2021</w:t>
      </w:r>
      <w:r w:rsidRPr="005A0BB0">
        <w:rPr>
          <w:color w:val="000000"/>
          <w:lang w:val="fr-FR"/>
          <w:rPrChange w:id="1778" w:author="Mathieu Lucas" w:date="2024-04-30T16:26:00Z" w16du:dateUtc="2024-04-30T14:26:00Z">
            <w:rPr>
              <w:color w:val="000000"/>
            </w:rPr>
          </w:rPrChange>
        </w:rPr>
        <w:t xml:space="preserve">). </w:t>
      </w:r>
      <w:r w:rsidRPr="00FC3C81">
        <w:rPr>
          <w:color w:val="000000"/>
        </w:rPr>
        <w:t xml:space="preserve">Detection of Stage-Discharge Rating Shifts Using Gaugings : A Recursive Segmentation Procedure Accounting for Observational and Model Uncertainties. In : </w:t>
      </w:r>
      <w:r w:rsidRPr="00FC3C81">
        <w:rPr>
          <w:i/>
          <w:iCs/>
          <w:color w:val="000000"/>
        </w:rPr>
        <w:t xml:space="preserve">Water Resources Research </w:t>
      </w:r>
      <w:r w:rsidRPr="00FC3C81">
        <w:rPr>
          <w:color w:val="000000"/>
        </w:rPr>
        <w:t xml:space="preserve">57.4. issn : 0043-1397, 1944-7973. doi : </w:t>
      </w:r>
      <w:r w:rsidRPr="00FC3C81">
        <w:rPr>
          <w:color w:val="0070C0"/>
        </w:rPr>
        <w:t>10.1029/2020WR028607</w:t>
      </w:r>
      <w:r w:rsidRPr="00FC3C81">
        <w:rPr>
          <w:color w:val="000000"/>
        </w:rPr>
        <w:t xml:space="preserve">. </w:t>
      </w:r>
    </w:p>
    <w:p w14:paraId="00006C69" w14:textId="77777777" w:rsidR="00EA7F68" w:rsidRPr="007A1C0E" w:rsidRDefault="00BE455D">
      <w:pPr>
        <w:ind w:left="284" w:hanging="284"/>
        <w:jc w:val="both"/>
        <w:rPr>
          <w:color w:val="000000"/>
          <w:lang w:val="fr-FR"/>
          <w:rPrChange w:id="1779" w:author="Mathieu Lucas" w:date="2024-05-03T12:13:00Z" w16du:dateUtc="2024-05-03T10:13:00Z">
            <w:rPr>
              <w:color w:val="000000"/>
            </w:rPr>
          </w:rPrChange>
        </w:rPr>
      </w:pPr>
      <w:r w:rsidRPr="00FC3C81">
        <w:rPr>
          <w:b/>
          <w:color w:val="000000"/>
        </w:rPr>
        <w:lastRenderedPageBreak/>
        <w:t>Darienzo, M. (2021).</w:t>
      </w:r>
      <w:r w:rsidRPr="00FC3C81">
        <w:rPr>
          <w:color w:val="000000"/>
        </w:rPr>
        <w:t xml:space="preserve"> </w:t>
      </w:r>
      <w:r w:rsidRPr="00FC3C81">
        <w:rPr>
          <w:i/>
          <w:color w:val="000000"/>
        </w:rPr>
        <w:t>Detection and estimation of stage-discharge rating shifts for retrospective and real-time streamflow quantification</w:t>
      </w:r>
      <w:r w:rsidRPr="00FC3C81">
        <w:rPr>
          <w:color w:val="000000"/>
        </w:rPr>
        <w:t xml:space="preserve">. </w:t>
      </w:r>
      <w:r w:rsidRPr="007A1C0E">
        <w:rPr>
          <w:color w:val="000000"/>
          <w:lang w:val="fr-FR"/>
          <w:rPrChange w:id="1780" w:author="Mathieu Lucas" w:date="2024-05-03T12:13:00Z" w16du:dateUtc="2024-05-03T10:13:00Z">
            <w:rPr>
              <w:color w:val="000000"/>
            </w:rPr>
          </w:rPrChange>
        </w:rPr>
        <w:t xml:space="preserve">PhD, Université Grenoble Alpes. </w:t>
      </w:r>
    </w:p>
    <w:p w14:paraId="2B4BB776" w14:textId="77777777" w:rsidR="00EA7F68" w:rsidRPr="00FC3C81" w:rsidRDefault="00BE455D">
      <w:pPr>
        <w:ind w:left="284" w:hanging="284"/>
        <w:jc w:val="both"/>
      </w:pPr>
      <w:r w:rsidRPr="005A0BB0">
        <w:rPr>
          <w:b/>
          <w:color w:val="000000"/>
          <w:lang w:val="fr-FR"/>
          <w:rPrChange w:id="1781" w:author="Mathieu Lucas" w:date="2024-04-30T16:26:00Z" w16du:dateUtc="2024-04-30T14:26:00Z">
            <w:rPr>
              <w:b/>
              <w:color w:val="000000"/>
            </w:rPr>
          </w:rPrChange>
        </w:rPr>
        <w:t>Dezileau, B., Terrier, L., Berger, J., Blanchemanche, P., Latapie, A., Freydier, R., Bremond, L., Paquier, A., Lang, M., Delgado, J. (2014).</w:t>
      </w:r>
      <w:r w:rsidRPr="005A0BB0">
        <w:rPr>
          <w:color w:val="000000"/>
          <w:lang w:val="fr-FR"/>
          <w:rPrChange w:id="1782" w:author="Mathieu Lucas" w:date="2024-04-30T16:26:00Z" w16du:dateUtc="2024-04-30T14:26:00Z">
            <w:rPr>
              <w:color w:val="000000"/>
            </w:rPr>
          </w:rPrChange>
        </w:rPr>
        <w:t xml:space="preserve"> </w:t>
      </w:r>
      <w:r w:rsidRPr="00FC3C81">
        <w:rPr>
          <w:color w:val="000000"/>
        </w:rPr>
        <w:t xml:space="preserve">A multidating approach applied to historical slackwater flood deposits of the Gardon River, SE France. In :  </w:t>
      </w:r>
      <w:r w:rsidRPr="00FC3C81">
        <w:rPr>
          <w:i/>
          <w:iCs/>
          <w:color w:val="000000"/>
        </w:rPr>
        <w:t xml:space="preserve">Geomorphology </w:t>
      </w:r>
      <w:r w:rsidRPr="00FC3C81">
        <w:rPr>
          <w:color w:val="000000"/>
        </w:rPr>
        <w:t xml:space="preserve">214, p. 56-68. issn : 0169555X. doi : </w:t>
      </w:r>
      <w:r w:rsidRPr="00FC3C81">
        <w:rPr>
          <w:color w:val="0070C0"/>
        </w:rPr>
        <w:t>10.1016/j.geomorph.2014.  03.017</w:t>
      </w:r>
      <w:r w:rsidRPr="00FC3C81">
        <w:rPr>
          <w:color w:val="000000"/>
        </w:rPr>
        <w:t>.</w:t>
      </w:r>
    </w:p>
    <w:p w14:paraId="12C9F001" w14:textId="77777777" w:rsidR="00EA7F68" w:rsidRPr="00FC3C81" w:rsidRDefault="00BE455D">
      <w:pPr>
        <w:ind w:left="284" w:hanging="284"/>
        <w:jc w:val="both"/>
        <w:rPr>
          <w:color w:val="000000"/>
        </w:rPr>
      </w:pPr>
      <w:r w:rsidRPr="00FC3C81">
        <w:rPr>
          <w:b/>
          <w:color w:val="000000"/>
        </w:rPr>
        <w:t>Engeland, K., Aano, A., Steffensen, I., Støren, E., Paasche, Ø. (2020</w:t>
      </w:r>
      <w:r w:rsidRPr="00FC3C81">
        <w:rPr>
          <w:color w:val="000000"/>
        </w:rPr>
        <w:t xml:space="preserve">). </w:t>
      </w:r>
      <w:r w:rsidRPr="00FC3C81">
        <w:rPr>
          <w:i/>
          <w:iCs/>
          <w:color w:val="000000"/>
        </w:rPr>
        <w:t>New flood frequency estimates for the largest river in Norway based on the combination of short and long time series</w:t>
      </w:r>
      <w:r w:rsidRPr="00FC3C81">
        <w:rPr>
          <w:color w:val="000000"/>
        </w:rPr>
        <w:t xml:space="preserve">. preprint. Catchment hydrology/Instruments et observation techniques. doi : </w:t>
      </w:r>
      <w:r w:rsidRPr="00FC3C81">
        <w:rPr>
          <w:color w:val="0070C0"/>
        </w:rPr>
        <w:t>10.5194/hess-2020-269</w:t>
      </w:r>
      <w:r w:rsidRPr="00FC3C81">
        <w:rPr>
          <w:color w:val="000000"/>
        </w:rPr>
        <w:t>.</w:t>
      </w:r>
    </w:p>
    <w:p w14:paraId="16EB6FA3" w14:textId="5D502F85" w:rsidR="0022560E" w:rsidRDefault="0022560E">
      <w:pPr>
        <w:ind w:left="284" w:hanging="284"/>
        <w:jc w:val="both"/>
        <w:rPr>
          <w:ins w:id="1783" w:author="Mathieu Lucas" w:date="2024-05-03T14:47:00Z" w16du:dateUtc="2024-05-03T12:47:00Z"/>
        </w:rPr>
      </w:pPr>
      <w:r w:rsidRPr="00FC3C81">
        <w:rPr>
          <w:b/>
        </w:rPr>
        <w:t>European Union (2007).</w:t>
      </w:r>
      <w:r w:rsidRPr="00FC3C81">
        <w:t xml:space="preserve"> </w:t>
      </w:r>
      <w:r w:rsidRPr="00FC3C81">
        <w:rPr>
          <w:i/>
        </w:rPr>
        <w:t xml:space="preserve">Directive 2007/60/EC of the European Parliament and of the council of 23 </w:t>
      </w:r>
      <w:r w:rsidR="0003102B" w:rsidRPr="00FC3C81">
        <w:rPr>
          <w:i/>
        </w:rPr>
        <w:t>October</w:t>
      </w:r>
      <w:r w:rsidRPr="00FC3C81">
        <w:rPr>
          <w:i/>
        </w:rPr>
        <w:t xml:space="preserve"> 2007 on the assessment and management of flood ri</w:t>
      </w:r>
      <w:r w:rsidR="00A35BB8" w:rsidRPr="00FC3C81">
        <w:rPr>
          <w:i/>
        </w:rPr>
        <w:t>s</w:t>
      </w:r>
      <w:r w:rsidRPr="00FC3C81">
        <w:rPr>
          <w:i/>
        </w:rPr>
        <w:t>ks.</w:t>
      </w:r>
      <w:r w:rsidRPr="00FC3C81">
        <w:t xml:space="preserve"> Official Journal of the European Union, 12p.</w:t>
      </w:r>
    </w:p>
    <w:p w14:paraId="30B57C89" w14:textId="50552BFC" w:rsidR="00B467F9" w:rsidRPr="00B467F9" w:rsidRDefault="00B467F9">
      <w:pPr>
        <w:ind w:left="284" w:hanging="284"/>
        <w:jc w:val="both"/>
        <w:rPr>
          <w:bCs/>
          <w:rPrChange w:id="1784" w:author="Mathieu Lucas" w:date="2024-05-03T14:47:00Z" w16du:dateUtc="2024-05-03T12:47:00Z">
            <w:rPr>
              <w:b/>
            </w:rPr>
          </w:rPrChange>
        </w:rPr>
      </w:pPr>
      <w:ins w:id="1785" w:author="Mathieu Lucas" w:date="2024-05-03T14:47:00Z" w16du:dateUtc="2024-05-03T12:47:00Z">
        <w:r w:rsidRPr="00B467F9">
          <w:rPr>
            <w:b/>
          </w:rPr>
          <w:t xml:space="preserve">Falconer, J.R., Frank, E., Polaschek, D.L.L., Joshi, C. (2022). </w:t>
        </w:r>
        <w:r w:rsidRPr="00B467F9">
          <w:rPr>
            <w:bCs/>
            <w:rPrChange w:id="1786" w:author="Mathieu Lucas" w:date="2024-05-03T14:47:00Z" w16du:dateUtc="2024-05-03T12:47:00Z">
              <w:rPr>
                <w:b/>
              </w:rPr>
            </w:rPrChange>
          </w:rPr>
          <w:t xml:space="preserve">Methods for Eliciting Informative Prior Distributions: A Critical Review. </w:t>
        </w:r>
      </w:ins>
      <w:ins w:id="1787" w:author="Mathieu Lucas" w:date="2024-05-03T14:48:00Z" w16du:dateUtc="2024-05-03T12:48:00Z">
        <w:r>
          <w:rPr>
            <w:bCs/>
          </w:rPr>
          <w:t xml:space="preserve">In : </w:t>
        </w:r>
      </w:ins>
      <w:ins w:id="1788" w:author="Mathieu Lucas" w:date="2024-05-03T14:47:00Z" w16du:dateUtc="2024-05-03T12:47:00Z">
        <w:r w:rsidRPr="00B467F9">
          <w:rPr>
            <w:bCs/>
            <w:i/>
            <w:iCs/>
            <w:rPrChange w:id="1789" w:author="Mathieu Lucas" w:date="2024-05-03T14:48:00Z" w16du:dateUtc="2024-05-03T12:48:00Z">
              <w:rPr>
                <w:b/>
              </w:rPr>
            </w:rPrChange>
          </w:rPr>
          <w:t>Decision Analysis</w:t>
        </w:r>
        <w:r w:rsidRPr="00B467F9">
          <w:rPr>
            <w:bCs/>
            <w:rPrChange w:id="1790" w:author="Mathieu Lucas" w:date="2024-05-03T14:47:00Z" w16du:dateUtc="2024-05-03T12:47:00Z">
              <w:rPr>
                <w:b/>
              </w:rPr>
            </w:rPrChange>
          </w:rPr>
          <w:t>, 2022, 19(3), p. 189–204,10.1287/DECA.2022.0451</w:t>
        </w:r>
      </w:ins>
    </w:p>
    <w:p w14:paraId="68091839" w14:textId="22FB1F45" w:rsidR="00EA7F68" w:rsidRPr="00FC3C81" w:rsidRDefault="00BE455D">
      <w:pPr>
        <w:ind w:left="284" w:hanging="284"/>
        <w:jc w:val="both"/>
      </w:pPr>
      <w:r w:rsidRPr="00FC3C81">
        <w:rPr>
          <w:b/>
        </w:rPr>
        <w:t>Feller, W. (1971).</w:t>
      </w:r>
      <w:r w:rsidRPr="00FC3C81">
        <w:t xml:space="preserve"> </w:t>
      </w:r>
      <w:r w:rsidRPr="00FC3C81">
        <w:rPr>
          <w:i/>
        </w:rPr>
        <w:t>An Introduction to Probability Theory and Its Applications</w:t>
      </w:r>
      <w:r w:rsidRPr="00FC3C81">
        <w:t>. Vol. II (2nd ed.), New York: Wiley.</w:t>
      </w:r>
    </w:p>
    <w:p w14:paraId="3FF335F2" w14:textId="77777777" w:rsidR="00EA7F68" w:rsidRDefault="00BE455D">
      <w:pPr>
        <w:ind w:left="284" w:hanging="284"/>
        <w:jc w:val="both"/>
        <w:rPr>
          <w:ins w:id="1791" w:author="Mathieu Lucas" w:date="2024-04-30T16:47:00Z" w16du:dateUtc="2024-04-30T14:47:00Z"/>
          <w:color w:val="000000"/>
        </w:rPr>
      </w:pPr>
      <w:r w:rsidRPr="00FC3C81">
        <w:rPr>
          <w:b/>
          <w:color w:val="000000"/>
        </w:rPr>
        <w:t>Gerard, R., Karpuk, E. W. (1979).</w:t>
      </w:r>
      <w:r w:rsidRPr="00FC3C81">
        <w:rPr>
          <w:color w:val="000000"/>
        </w:rPr>
        <w:t xml:space="preserve"> Probability Analysis of Historical Flood Data. In : </w:t>
      </w:r>
      <w:r w:rsidRPr="00FC3C81">
        <w:rPr>
          <w:i/>
          <w:iCs/>
          <w:color w:val="000000"/>
        </w:rPr>
        <w:t xml:space="preserve">Journal of the Hydraulics Division </w:t>
      </w:r>
      <w:r w:rsidRPr="00FC3C81">
        <w:rPr>
          <w:color w:val="000000"/>
        </w:rPr>
        <w:t xml:space="preserve">105.9. Publisher : American Society of Civil Engineers, p. 1153-1165. doi : </w:t>
      </w:r>
      <w:r w:rsidRPr="00FC3C81">
        <w:rPr>
          <w:color w:val="0070C0"/>
        </w:rPr>
        <w:t>10.1061/JYCEAJ.0005273</w:t>
      </w:r>
      <w:r w:rsidRPr="00FC3C81">
        <w:rPr>
          <w:color w:val="000000"/>
        </w:rPr>
        <w:t>.</w:t>
      </w:r>
    </w:p>
    <w:p w14:paraId="65BC80D1" w14:textId="0AAA3A2A" w:rsidR="007F21CA" w:rsidDel="007F21CA" w:rsidRDefault="007F21CA">
      <w:pPr>
        <w:pStyle w:val="Bibliographie"/>
        <w:spacing w:after="0"/>
        <w:ind w:left="284" w:hanging="284"/>
        <w:jc w:val="both"/>
        <w:rPr>
          <w:del w:id="1792" w:author="Mathieu Lucas" w:date="2024-04-30T16:47:00Z" w16du:dateUtc="2024-04-30T14:47:00Z"/>
        </w:rPr>
        <w:pPrChange w:id="1793" w:author="Mathieu Lucas" w:date="2024-04-30T16:56:00Z" w16du:dateUtc="2024-04-30T14:56:00Z">
          <w:pPr>
            <w:pStyle w:val="Bibliographie"/>
            <w:spacing w:after="0"/>
            <w:jc w:val="both"/>
          </w:pPr>
        </w:pPrChange>
      </w:pPr>
      <w:moveToRangeStart w:id="1794" w:author="Mathieu Lucas" w:date="2024-04-30T16:47:00Z" w:name="move165388078"/>
      <w:moveTo w:id="1795" w:author="Mathieu Lucas" w:date="2024-04-30T16:47:00Z" w16du:dateUtc="2024-04-30T14:47:00Z">
        <w:r w:rsidRPr="007F21CA">
          <w:rPr>
            <w:b/>
            <w:bCs/>
            <w:lang w:val="fr-FR"/>
            <w:rPrChange w:id="1796" w:author="Mathieu Lucas" w:date="2024-04-30T16:47:00Z" w16du:dateUtc="2024-04-30T14:47:00Z">
              <w:rPr/>
            </w:rPrChange>
          </w:rPr>
          <w:t>Giuntoli</w:t>
        </w:r>
      </w:moveTo>
      <w:ins w:id="1797" w:author="Mathieu Lucas" w:date="2024-04-30T16:47:00Z" w16du:dateUtc="2024-04-30T14:47:00Z">
        <w:r>
          <w:rPr>
            <w:b/>
            <w:bCs/>
            <w:lang w:val="fr-FR"/>
          </w:rPr>
          <w:t>,</w:t>
        </w:r>
      </w:ins>
      <w:moveTo w:id="1798" w:author="Mathieu Lucas" w:date="2024-04-30T16:47:00Z" w16du:dateUtc="2024-04-30T14:47:00Z">
        <w:r w:rsidRPr="007F21CA">
          <w:rPr>
            <w:b/>
            <w:bCs/>
            <w:lang w:val="fr-FR"/>
            <w:rPrChange w:id="1799" w:author="Mathieu Lucas" w:date="2024-04-30T16:47:00Z" w16du:dateUtc="2024-04-30T14:47:00Z">
              <w:rPr/>
            </w:rPrChange>
          </w:rPr>
          <w:t xml:space="preserve"> I</w:t>
        </w:r>
      </w:moveTo>
      <w:ins w:id="1800" w:author="Mathieu Lucas" w:date="2024-04-30T16:47:00Z" w16du:dateUtc="2024-04-30T14:47:00Z">
        <w:r>
          <w:rPr>
            <w:b/>
            <w:bCs/>
            <w:lang w:val="fr-FR"/>
          </w:rPr>
          <w:t>.</w:t>
        </w:r>
      </w:ins>
      <w:moveTo w:id="1801" w:author="Mathieu Lucas" w:date="2024-04-30T16:47:00Z" w16du:dateUtc="2024-04-30T14:47:00Z">
        <w:r w:rsidRPr="007F21CA">
          <w:rPr>
            <w:b/>
            <w:bCs/>
            <w:lang w:val="fr-FR"/>
            <w:rPrChange w:id="1802" w:author="Mathieu Lucas" w:date="2024-04-30T16:47:00Z" w16du:dateUtc="2024-04-30T14:47:00Z">
              <w:rPr/>
            </w:rPrChange>
          </w:rPr>
          <w:t>, Renard</w:t>
        </w:r>
      </w:moveTo>
      <w:ins w:id="1803" w:author="Mathieu Lucas" w:date="2024-04-30T16:48:00Z" w16du:dateUtc="2024-04-30T14:48:00Z">
        <w:r>
          <w:rPr>
            <w:b/>
            <w:bCs/>
            <w:lang w:val="fr-FR"/>
          </w:rPr>
          <w:t>,</w:t>
        </w:r>
      </w:ins>
      <w:moveTo w:id="1804" w:author="Mathieu Lucas" w:date="2024-04-30T16:47:00Z" w16du:dateUtc="2024-04-30T14:47:00Z">
        <w:r w:rsidRPr="007F21CA">
          <w:rPr>
            <w:b/>
            <w:bCs/>
            <w:lang w:val="fr-FR"/>
            <w:rPrChange w:id="1805" w:author="Mathieu Lucas" w:date="2024-04-30T16:47:00Z" w16du:dateUtc="2024-04-30T14:47:00Z">
              <w:rPr/>
            </w:rPrChange>
          </w:rPr>
          <w:t xml:space="preserve"> B</w:t>
        </w:r>
      </w:moveTo>
      <w:ins w:id="1806" w:author="Mathieu Lucas" w:date="2024-04-30T16:48:00Z" w16du:dateUtc="2024-04-30T14:48:00Z">
        <w:r>
          <w:rPr>
            <w:b/>
            <w:bCs/>
            <w:lang w:val="fr-FR"/>
          </w:rPr>
          <w:t>.</w:t>
        </w:r>
      </w:ins>
      <w:moveTo w:id="1807" w:author="Mathieu Lucas" w:date="2024-04-30T16:47:00Z" w16du:dateUtc="2024-04-30T14:47:00Z">
        <w:r w:rsidRPr="007F21CA">
          <w:rPr>
            <w:b/>
            <w:bCs/>
            <w:lang w:val="fr-FR"/>
            <w:rPrChange w:id="1808" w:author="Mathieu Lucas" w:date="2024-04-30T16:47:00Z" w16du:dateUtc="2024-04-30T14:47:00Z">
              <w:rPr/>
            </w:rPrChange>
          </w:rPr>
          <w:t>, Lang</w:t>
        </w:r>
      </w:moveTo>
      <w:ins w:id="1809" w:author="Mathieu Lucas" w:date="2024-04-30T16:48:00Z" w16du:dateUtc="2024-04-30T14:48:00Z">
        <w:r>
          <w:rPr>
            <w:b/>
            <w:bCs/>
            <w:lang w:val="fr-FR"/>
          </w:rPr>
          <w:t>,</w:t>
        </w:r>
      </w:ins>
      <w:moveTo w:id="1810" w:author="Mathieu Lucas" w:date="2024-04-30T16:47:00Z" w16du:dateUtc="2024-04-30T14:47:00Z">
        <w:r w:rsidRPr="007F21CA">
          <w:rPr>
            <w:b/>
            <w:bCs/>
            <w:lang w:val="fr-FR"/>
            <w:rPrChange w:id="1811" w:author="Mathieu Lucas" w:date="2024-04-30T16:47:00Z" w16du:dateUtc="2024-04-30T14:47:00Z">
              <w:rPr/>
            </w:rPrChange>
          </w:rPr>
          <w:t xml:space="preserve"> M</w:t>
        </w:r>
      </w:moveTo>
      <w:ins w:id="1812" w:author="Mathieu Lucas" w:date="2024-04-30T16:48:00Z" w16du:dateUtc="2024-04-30T14:48:00Z">
        <w:r>
          <w:rPr>
            <w:b/>
            <w:bCs/>
            <w:lang w:val="fr-FR"/>
          </w:rPr>
          <w:t>.</w:t>
        </w:r>
      </w:ins>
      <w:moveTo w:id="1813" w:author="Mathieu Lucas" w:date="2024-04-30T16:47:00Z" w16du:dateUtc="2024-04-30T14:47:00Z">
        <w:r w:rsidRPr="007F21CA">
          <w:rPr>
            <w:b/>
            <w:bCs/>
            <w:lang w:val="fr-FR"/>
            <w:rPrChange w:id="1814" w:author="Mathieu Lucas" w:date="2024-04-30T16:47:00Z" w16du:dateUtc="2024-04-30T14:47:00Z">
              <w:rPr/>
            </w:rPrChange>
          </w:rPr>
          <w:t xml:space="preserve"> (2019)</w:t>
        </w:r>
      </w:moveTo>
      <w:ins w:id="1815" w:author="Mathieu Lucas" w:date="2024-04-30T16:47:00Z" w16du:dateUtc="2024-04-30T14:47:00Z">
        <w:r w:rsidRPr="007F21CA">
          <w:rPr>
            <w:b/>
            <w:bCs/>
            <w:lang w:val="fr-FR"/>
            <w:rPrChange w:id="1816" w:author="Mathieu Lucas" w:date="2024-04-30T16:47:00Z" w16du:dateUtc="2024-04-30T14:47:00Z">
              <w:rPr>
                <w:b/>
                <w:bCs/>
              </w:rPr>
            </w:rPrChange>
          </w:rPr>
          <w:t>.</w:t>
        </w:r>
      </w:ins>
      <w:moveTo w:id="1817" w:author="Mathieu Lucas" w:date="2024-04-30T16:47:00Z" w16du:dateUtc="2024-04-30T14:47:00Z">
        <w:r w:rsidRPr="007F21CA">
          <w:rPr>
            <w:lang w:val="fr-FR"/>
            <w:rPrChange w:id="1818" w:author="Mathieu Lucas" w:date="2024-04-30T16:47:00Z" w16du:dateUtc="2024-04-30T14:47:00Z">
              <w:rPr/>
            </w:rPrChange>
          </w:rPr>
          <w:t xml:space="preserve"> </w:t>
        </w:r>
        <w:r w:rsidRPr="005A0BB0">
          <w:t xml:space="preserve">Floods in France. In: </w:t>
        </w:r>
        <w:r w:rsidRPr="007F21CA">
          <w:rPr>
            <w:i/>
            <w:iCs/>
            <w:rPrChange w:id="1819" w:author="Mathieu Lucas" w:date="2024-04-30T16:48:00Z" w16du:dateUtc="2024-04-30T14:48:00Z">
              <w:rPr/>
            </w:rPrChange>
          </w:rPr>
          <w:t>Changes in Flood Risk in Europe</w:t>
        </w:r>
        <w:r w:rsidRPr="005A0BB0">
          <w:t>, 1st edn. CRC Press, p 13</w:t>
        </w:r>
      </w:moveTo>
      <w:ins w:id="1820" w:author="Mathieu Lucas" w:date="2024-04-30T16:48:00Z" w16du:dateUtc="2024-04-30T14:48:00Z">
        <w:r>
          <w:t xml:space="preserve">, isbn : </w:t>
        </w:r>
        <w:r w:rsidRPr="007F21CA">
          <w:t>978-0-203-09809-7</w:t>
        </w:r>
        <w:r>
          <w:t>.</w:t>
        </w:r>
      </w:ins>
    </w:p>
    <w:p w14:paraId="53105B10" w14:textId="77777777" w:rsidR="007F21CA" w:rsidRPr="007F21CA" w:rsidRDefault="007F21CA">
      <w:pPr>
        <w:suppressAutoHyphens w:val="0"/>
        <w:autoSpaceDE w:val="0"/>
        <w:autoSpaceDN w:val="0"/>
        <w:adjustRightInd w:val="0"/>
        <w:ind w:left="284" w:hanging="284"/>
        <w:jc w:val="both"/>
        <w:rPr>
          <w:ins w:id="1821" w:author="Mathieu Lucas" w:date="2024-04-30T16:51:00Z" w16du:dateUtc="2024-04-30T14:51:00Z"/>
          <w:rFonts w:eastAsiaTheme="minorHAnsi"/>
          <w:lang w:eastAsia="en-US"/>
          <w:rPrChange w:id="1822" w:author="Mathieu Lucas" w:date="2024-04-30T16:53:00Z" w16du:dateUtc="2024-04-30T14:53:00Z">
            <w:rPr>
              <w:ins w:id="1823" w:author="Mathieu Lucas" w:date="2024-04-30T16:51:00Z" w16du:dateUtc="2024-04-30T14:51:00Z"/>
              <w:rFonts w:ascii="LMRomanCaps10-Regular" w:eastAsiaTheme="minorHAnsi" w:hAnsi="LMRomanCaps10-Regular" w:cs="LMRomanCaps10-Regular"/>
              <w:lang w:eastAsia="en-US"/>
            </w:rPr>
          </w:rPrChange>
        </w:rPr>
        <w:pPrChange w:id="1824" w:author="Mathieu Lucas" w:date="2024-04-30T16:56:00Z" w16du:dateUtc="2024-04-30T14:56:00Z">
          <w:pPr>
            <w:suppressAutoHyphens w:val="0"/>
            <w:autoSpaceDE w:val="0"/>
            <w:autoSpaceDN w:val="0"/>
            <w:adjustRightInd w:val="0"/>
          </w:pPr>
        </w:pPrChange>
      </w:pPr>
    </w:p>
    <w:moveToRangeEnd w:id="1794"/>
    <w:p w14:paraId="2FA42316" w14:textId="143922E2" w:rsidR="007F21CA" w:rsidRPr="007F21CA" w:rsidDel="007F21CA" w:rsidRDefault="007F21CA">
      <w:pPr>
        <w:ind w:left="284" w:hanging="284"/>
        <w:jc w:val="both"/>
        <w:rPr>
          <w:del w:id="1825" w:author="Mathieu Lucas" w:date="2024-04-30T16:51:00Z" w16du:dateUtc="2024-04-30T14:51:00Z"/>
          <w:rFonts w:eastAsiaTheme="minorHAnsi"/>
          <w:lang w:eastAsia="en-US"/>
          <w:rPrChange w:id="1826" w:author="Mathieu Lucas" w:date="2024-04-30T16:53:00Z" w16du:dateUtc="2024-04-30T14:53:00Z">
            <w:rPr>
              <w:del w:id="1827" w:author="Mathieu Lucas" w:date="2024-04-30T16:51:00Z" w16du:dateUtc="2024-04-30T14:51:00Z"/>
              <w:rFonts w:ascii="LMRomanCaps10-Regular" w:eastAsiaTheme="minorHAnsi" w:hAnsi="LMRomanCaps10-Regular" w:cs="LMRomanCaps10-Regular"/>
              <w:lang w:eastAsia="en-US"/>
            </w:rPr>
          </w:rPrChange>
        </w:rPr>
        <w:pPrChange w:id="1828" w:author="Mathieu Lucas" w:date="2024-04-30T16:54:00Z" w16du:dateUtc="2024-04-30T14:54:00Z">
          <w:pPr>
            <w:jc w:val="both"/>
          </w:pPr>
        </w:pPrChange>
      </w:pPr>
      <w:ins w:id="1829" w:author="Mathieu Lucas" w:date="2024-04-30T16:51:00Z" w16du:dateUtc="2024-04-30T14:51:00Z">
        <w:r w:rsidRPr="007F21CA">
          <w:rPr>
            <w:rFonts w:eastAsiaTheme="minorHAnsi"/>
            <w:b/>
            <w:bCs/>
            <w:lang w:eastAsia="en-US"/>
            <w:rPrChange w:id="1830" w:author="Mathieu Lucas" w:date="2024-04-30T16:53:00Z" w16du:dateUtc="2024-04-30T14:53:00Z">
              <w:rPr>
                <w:rFonts w:ascii="LMRomanCaps10-Regular" w:eastAsiaTheme="minorHAnsi" w:hAnsi="LMRomanCaps10-Regular" w:cs="LMRomanCaps10-Regular"/>
                <w:lang w:eastAsia="en-US"/>
              </w:rPr>
            </w:rPrChange>
          </w:rPr>
          <w:t>Hall, J., B. Arheimer, M. Borga, R. Brázdil, P. Claps, A. Kiss, T. R. Kjeldsen, J. Kriaučiunien</w:t>
        </w:r>
      </w:ins>
      <w:ins w:id="1831" w:author="Mathieu Lucas" w:date="2024-04-30T16:52:00Z" w16du:dateUtc="2024-04-30T14:52:00Z">
        <w:r w:rsidRPr="007F21CA">
          <w:rPr>
            <w:rFonts w:eastAsiaTheme="minorHAnsi"/>
            <w:b/>
            <w:bCs/>
            <w:lang w:eastAsia="en-US"/>
            <w:rPrChange w:id="1832" w:author="Mathieu Lucas" w:date="2024-04-30T16:53:00Z" w16du:dateUtc="2024-04-30T14:53:00Z">
              <w:rPr>
                <w:rFonts w:ascii="LMRomanCaps10-Regular" w:eastAsiaTheme="minorHAnsi" w:hAnsi="LMRomanCaps10-Regular" w:cs="LMRomanCaps10-Regular"/>
                <w:lang w:eastAsia="en-US"/>
              </w:rPr>
            </w:rPrChange>
          </w:rPr>
          <w:t>é</w:t>
        </w:r>
      </w:ins>
      <w:ins w:id="1833" w:author="Mathieu Lucas" w:date="2024-04-30T16:51:00Z" w16du:dateUtc="2024-04-30T14:51:00Z">
        <w:r w:rsidRPr="007F21CA">
          <w:rPr>
            <w:rFonts w:eastAsiaTheme="minorHAnsi"/>
            <w:b/>
            <w:bCs/>
            <w:lang w:eastAsia="en-US"/>
            <w:rPrChange w:id="1834" w:author="Mathieu Lucas" w:date="2024-04-30T16:53:00Z" w16du:dateUtc="2024-04-30T14:53:00Z">
              <w:rPr>
                <w:rFonts w:ascii="LMRomanCaps10-Regular" w:eastAsiaTheme="minorHAnsi" w:hAnsi="LMRomanCaps10-Regular" w:cs="LMRomanCaps10-Regular"/>
                <w:lang w:eastAsia="en-US"/>
              </w:rPr>
            </w:rPrChange>
          </w:rPr>
          <w:t>, Z. W. Kundzewicz, M. Lang, M. C. Llasat, N. Macdonald, N. McIntyre, L. Mediero, B. Merz, R. Merz, P. Molnar, A. Montanari, C. Neuhold, J. Parajka, R. A. P. Perdigão, L. Plavcová, M. Rogger, J. L. Salinas, E. Sauquet, C. Schär, J. Szolgay, A. Viglione et G. Blöschl (2014).</w:t>
        </w:r>
      </w:ins>
      <w:ins w:id="1835" w:author="Mathieu Lucas" w:date="2024-04-30T16:52:00Z" w16du:dateUtc="2024-04-30T14:52:00Z">
        <w:r w:rsidRPr="007F21CA">
          <w:rPr>
            <w:rFonts w:eastAsiaTheme="minorHAnsi"/>
            <w:lang w:eastAsia="en-US"/>
            <w:rPrChange w:id="1836" w:author="Mathieu Lucas" w:date="2024-04-30T16:53:00Z" w16du:dateUtc="2024-04-30T14:53:00Z">
              <w:rPr>
                <w:rFonts w:ascii="LMRomanCaps10-Regular" w:eastAsiaTheme="minorHAnsi" w:hAnsi="LMRomanCaps10-Regular" w:cs="LMRomanCaps10-Regular"/>
                <w:lang w:eastAsia="en-US"/>
              </w:rPr>
            </w:rPrChange>
          </w:rPr>
          <w:t xml:space="preserve"> </w:t>
        </w:r>
      </w:ins>
      <w:ins w:id="1837" w:author="Mathieu Lucas" w:date="2024-04-30T16:51:00Z" w16du:dateUtc="2024-04-30T14:51:00Z">
        <w:r w:rsidRPr="007F21CA">
          <w:rPr>
            <w:rFonts w:eastAsiaTheme="minorHAnsi"/>
            <w:lang w:eastAsia="en-US"/>
            <w:rPrChange w:id="1838" w:author="Mathieu Lucas" w:date="2024-04-30T16:53:00Z" w16du:dateUtc="2024-04-30T14:53:00Z">
              <w:rPr>
                <w:rFonts w:ascii="LMRomanCaps10-Regular" w:eastAsiaTheme="minorHAnsi" w:hAnsi="LMRomanCaps10-Regular" w:cs="LMRomanCaps10-Regular"/>
                <w:lang w:eastAsia="en-US"/>
              </w:rPr>
            </w:rPrChange>
          </w:rPr>
          <w:t xml:space="preserve">Understanding flood regime changes in </w:t>
        </w:r>
      </w:ins>
      <w:ins w:id="1839" w:author="Mathieu Lucas" w:date="2024-04-30T16:54:00Z" w16du:dateUtc="2024-04-30T14:54:00Z">
        <w:r w:rsidRPr="007F21CA">
          <w:rPr>
            <w:rFonts w:eastAsiaTheme="minorHAnsi"/>
            <w:lang w:eastAsia="en-US"/>
          </w:rPr>
          <w:t>Europe:</w:t>
        </w:r>
      </w:ins>
      <w:ins w:id="1840" w:author="Mathieu Lucas" w:date="2024-04-30T16:51:00Z" w16du:dateUtc="2024-04-30T14:51:00Z">
        <w:r w:rsidRPr="007F21CA">
          <w:rPr>
            <w:rFonts w:eastAsiaTheme="minorHAnsi"/>
            <w:lang w:eastAsia="en-US"/>
            <w:rPrChange w:id="1841" w:author="Mathieu Lucas" w:date="2024-04-30T16:53:00Z" w16du:dateUtc="2024-04-30T14:53:00Z">
              <w:rPr>
                <w:rFonts w:ascii="LMRomanCaps10-Regular" w:eastAsiaTheme="minorHAnsi" w:hAnsi="LMRomanCaps10-Regular" w:cs="LMRomanCaps10-Regular"/>
                <w:lang w:eastAsia="en-US"/>
              </w:rPr>
            </w:rPrChange>
          </w:rPr>
          <w:t xml:space="preserve"> a state-of-the-art assessment”. In :</w:t>
        </w:r>
      </w:ins>
      <w:ins w:id="1842" w:author="Mathieu Lucas" w:date="2024-04-30T16:52:00Z" w16du:dateUtc="2024-04-30T14:52:00Z">
        <w:r w:rsidRPr="007F21CA">
          <w:rPr>
            <w:rFonts w:eastAsiaTheme="minorHAnsi"/>
            <w:lang w:eastAsia="en-US"/>
            <w:rPrChange w:id="1843" w:author="Mathieu Lucas" w:date="2024-04-30T16:53:00Z" w16du:dateUtc="2024-04-30T14:53:00Z">
              <w:rPr>
                <w:rFonts w:ascii="LMRomanCaps10-Regular" w:eastAsiaTheme="minorHAnsi" w:hAnsi="LMRomanCaps10-Regular" w:cs="LMRomanCaps10-Regular"/>
                <w:lang w:eastAsia="en-US"/>
              </w:rPr>
            </w:rPrChange>
          </w:rPr>
          <w:t xml:space="preserve"> </w:t>
        </w:r>
      </w:ins>
      <w:ins w:id="1844" w:author="Mathieu Lucas" w:date="2024-04-30T16:51:00Z" w16du:dateUtc="2024-04-30T14:51:00Z">
        <w:r w:rsidRPr="007F21CA">
          <w:rPr>
            <w:rFonts w:eastAsiaTheme="minorHAnsi"/>
            <w:i/>
            <w:iCs/>
            <w:lang w:eastAsia="en-US"/>
            <w:rPrChange w:id="1845" w:author="Mathieu Lucas" w:date="2024-04-30T16:54:00Z" w16du:dateUtc="2024-04-30T14:54:00Z">
              <w:rPr>
                <w:rFonts w:ascii="LMRomanCaps10-Regular" w:eastAsiaTheme="minorHAnsi" w:hAnsi="LMRomanCaps10-Regular" w:cs="LMRomanCaps10-Regular"/>
                <w:lang w:eastAsia="en-US"/>
              </w:rPr>
            </w:rPrChange>
          </w:rPr>
          <w:t>Hydrology and Earth System Sciences</w:t>
        </w:r>
        <w:r w:rsidRPr="007F21CA">
          <w:rPr>
            <w:rFonts w:eastAsiaTheme="minorHAnsi"/>
            <w:lang w:eastAsia="en-US"/>
            <w:rPrChange w:id="1846" w:author="Mathieu Lucas" w:date="2024-04-30T16:53:00Z" w16du:dateUtc="2024-04-30T14:53:00Z">
              <w:rPr>
                <w:rFonts w:ascii="LMRomanCaps10-Regular" w:eastAsiaTheme="minorHAnsi" w:hAnsi="LMRomanCaps10-Regular" w:cs="LMRomanCaps10-Regular"/>
                <w:lang w:eastAsia="en-US"/>
              </w:rPr>
            </w:rPrChange>
          </w:rPr>
          <w:t xml:space="preserve"> 18.7, p. 2735-2772. issn : 1607-7938. doi : 10.5194/hess-18-2735-2014.</w:t>
        </w:r>
      </w:ins>
    </w:p>
    <w:p w14:paraId="66616209" w14:textId="77777777" w:rsidR="007F21CA" w:rsidRPr="007F21CA" w:rsidRDefault="007F21CA">
      <w:pPr>
        <w:pStyle w:val="Bibliographie"/>
        <w:suppressAutoHyphens w:val="0"/>
        <w:autoSpaceDE w:val="0"/>
        <w:autoSpaceDN w:val="0"/>
        <w:adjustRightInd w:val="0"/>
        <w:spacing w:after="0"/>
        <w:ind w:left="284" w:hanging="284"/>
        <w:jc w:val="both"/>
        <w:rPr>
          <w:ins w:id="1847" w:author="Mathieu Lucas" w:date="2024-04-30T16:52:00Z" w16du:dateUtc="2024-04-30T14:52:00Z"/>
          <w:rFonts w:eastAsiaTheme="minorHAnsi"/>
          <w:lang w:eastAsia="en-US"/>
          <w:rPrChange w:id="1848" w:author="Mathieu Lucas" w:date="2024-04-30T16:53:00Z" w16du:dateUtc="2024-04-30T14:53:00Z">
            <w:rPr>
              <w:ins w:id="1849" w:author="Mathieu Lucas" w:date="2024-04-30T16:52:00Z" w16du:dateUtc="2024-04-30T14:52:00Z"/>
            </w:rPr>
          </w:rPrChange>
        </w:rPr>
        <w:pPrChange w:id="1850" w:author="Mathieu Lucas" w:date="2024-04-30T16:54:00Z" w16du:dateUtc="2024-04-30T14:54:00Z">
          <w:pPr>
            <w:ind w:left="284" w:hanging="284"/>
            <w:jc w:val="both"/>
          </w:pPr>
        </w:pPrChange>
      </w:pPr>
    </w:p>
    <w:p w14:paraId="70696CB0" w14:textId="77777777" w:rsidR="00EA7F68" w:rsidRPr="00FC3C81" w:rsidRDefault="00BE455D">
      <w:pPr>
        <w:jc w:val="both"/>
        <w:rPr>
          <w:color w:val="000000"/>
        </w:rPr>
        <w:pPrChange w:id="1851" w:author="Mathieu Lucas" w:date="2024-04-30T16:52:00Z" w16du:dateUtc="2024-04-30T14:52:00Z">
          <w:pPr>
            <w:ind w:left="284" w:hanging="284"/>
            <w:jc w:val="both"/>
          </w:pPr>
        </w:pPrChange>
      </w:pPr>
      <w:r w:rsidRPr="00FC3C81">
        <w:rPr>
          <w:b/>
          <w:color w:val="000000"/>
        </w:rPr>
        <w:t>Hirsch, R. M. (1987).</w:t>
      </w:r>
      <w:r w:rsidRPr="00FC3C81">
        <w:rPr>
          <w:color w:val="000000"/>
        </w:rPr>
        <w:t xml:space="preserve"> Probability plotting position formulas for flood records with historical information”. In : </w:t>
      </w:r>
      <w:r w:rsidRPr="00FC3C81">
        <w:rPr>
          <w:i/>
          <w:color w:val="000000"/>
        </w:rPr>
        <w:t>Journal of Hydrology</w:t>
      </w:r>
      <w:r w:rsidRPr="00FC3C81">
        <w:rPr>
          <w:color w:val="000000"/>
        </w:rPr>
        <w:t xml:space="preserve"> 96.1, p. 185-199. issn : 00221694. doi : </w:t>
      </w:r>
      <w:r w:rsidRPr="00FC3C81">
        <w:rPr>
          <w:color w:val="0070C0"/>
        </w:rPr>
        <w:t>10.1016/0022-1694(87)90152-1.</w:t>
      </w:r>
    </w:p>
    <w:p w14:paraId="177B8BBC" w14:textId="77777777" w:rsidR="00EA7F68" w:rsidRPr="00FC3C81" w:rsidRDefault="00BE455D">
      <w:pPr>
        <w:ind w:left="284" w:hanging="284"/>
        <w:jc w:val="both"/>
        <w:rPr>
          <w:color w:val="000000"/>
        </w:rPr>
      </w:pPr>
      <w:r w:rsidRPr="00FC3C81">
        <w:rPr>
          <w:b/>
        </w:rPr>
        <w:t>Kendall, M. (1948).</w:t>
      </w:r>
      <w:r w:rsidRPr="00FC3C81">
        <w:t xml:space="preserve"> </w:t>
      </w:r>
      <w:r w:rsidRPr="00FC3C81">
        <w:rPr>
          <w:i/>
          <w:iCs/>
        </w:rPr>
        <w:t>Rank Correlation Methods</w:t>
      </w:r>
      <w:r w:rsidRPr="00FC3C81">
        <w:t>. 1. London : Charles Griffin &amp; Company</w:t>
      </w:r>
    </w:p>
    <w:p w14:paraId="79AC5F12" w14:textId="77777777" w:rsidR="00EA7F68" w:rsidRPr="00FC3C81" w:rsidRDefault="00BE455D">
      <w:pPr>
        <w:ind w:left="284" w:hanging="284"/>
        <w:jc w:val="both"/>
      </w:pPr>
      <w:r w:rsidRPr="00FC3C81">
        <w:rPr>
          <w:b/>
          <w:color w:val="000000"/>
        </w:rPr>
        <w:t>Kjeldsen, T., Macdonald, N., Lang, M., Mediero, L., Albuquerque, T., Bogdanowicz, E., Brázdil, R., Castellarin, A., David, V., Fleig, A., Gül, G., Kriauciuniene, J., Kohnová, S., Merz, B., Nicholson, O., Roald, L., Salinas, J., Sarauskiene, D., Šraj, M., Strupczewski, W., Szolgay, J., Toumazis, A., Vanneuville, W., Veijalainen N., Wilson D. (2014).</w:t>
      </w:r>
      <w:r w:rsidRPr="00FC3C81">
        <w:rPr>
          <w:color w:val="000000"/>
        </w:rPr>
        <w:t xml:space="preserve"> Documentary evidence of past floods in Europe and their utility in flood frequency estimation. In : </w:t>
      </w:r>
      <w:r w:rsidRPr="00FC3C81">
        <w:rPr>
          <w:i/>
          <w:iCs/>
          <w:color w:val="000000"/>
        </w:rPr>
        <w:t xml:space="preserve">Journal of Hydrology </w:t>
      </w:r>
      <w:r w:rsidRPr="00FC3C81">
        <w:rPr>
          <w:color w:val="000000"/>
        </w:rPr>
        <w:t xml:space="preserve">517, p. 963-973. issn : 00221694. doi : </w:t>
      </w:r>
      <w:r w:rsidRPr="00FC3C81">
        <w:rPr>
          <w:color w:val="0070C0"/>
        </w:rPr>
        <w:t>10.1016/j.jhydrol.2014.06.038</w:t>
      </w:r>
      <w:r w:rsidRPr="00FC3C81">
        <w:rPr>
          <w:color w:val="000000"/>
        </w:rPr>
        <w:t>.</w:t>
      </w:r>
    </w:p>
    <w:p w14:paraId="64C82315" w14:textId="77777777" w:rsidR="00EA7F68" w:rsidRPr="00FC3C81" w:rsidRDefault="00BE455D">
      <w:pPr>
        <w:ind w:left="284" w:hanging="284"/>
        <w:jc w:val="both"/>
        <w:rPr>
          <w:color w:val="000000"/>
        </w:rPr>
      </w:pPr>
      <w:r w:rsidRPr="00FC3C81">
        <w:rPr>
          <w:b/>
          <w:color w:val="000000"/>
        </w:rPr>
        <w:t>Kuczera, G. (1999</w:t>
      </w:r>
      <w:r w:rsidRPr="00FC3C81">
        <w:rPr>
          <w:color w:val="000000"/>
        </w:rPr>
        <w:t xml:space="preserve">). Comprehensive at-site flood frequency analysis using Monte Carlo Bayesian inference. In : </w:t>
      </w:r>
      <w:r w:rsidRPr="00FC3C81">
        <w:rPr>
          <w:i/>
          <w:iCs/>
          <w:color w:val="000000"/>
        </w:rPr>
        <w:t xml:space="preserve">Water Resources Research </w:t>
      </w:r>
      <w:r w:rsidRPr="00FC3C81">
        <w:rPr>
          <w:color w:val="000000"/>
        </w:rPr>
        <w:t xml:space="preserve">35.5, p. 1551-1557. issn : 1944-  7973. doi : </w:t>
      </w:r>
      <w:r w:rsidRPr="00FC3C81">
        <w:rPr>
          <w:color w:val="0070C0"/>
        </w:rPr>
        <w:t>10.1029/1999WR900012</w:t>
      </w:r>
      <w:r w:rsidRPr="00FC3C81">
        <w:rPr>
          <w:color w:val="000000"/>
        </w:rPr>
        <w:t>.</w:t>
      </w:r>
    </w:p>
    <w:p w14:paraId="6CF6CC0B" w14:textId="77777777" w:rsidR="00EA7F68" w:rsidRPr="00FC3C81" w:rsidRDefault="00BE455D">
      <w:pPr>
        <w:ind w:left="284" w:hanging="284"/>
        <w:jc w:val="both"/>
        <w:rPr>
          <w:color w:val="000000"/>
        </w:rPr>
      </w:pPr>
      <w:r w:rsidRPr="00FC3C81">
        <w:rPr>
          <w:b/>
          <w:color w:val="000000"/>
        </w:rPr>
        <w:t>Lang, M., Fernandez, Bono, J.F., Recking, A., Naulet, R., Grau Gimeno, P. (2004).</w:t>
      </w:r>
      <w:r w:rsidRPr="00FC3C81">
        <w:rPr>
          <w:color w:val="000000"/>
        </w:rPr>
        <w:t xml:space="preserve"> Methodological guide for paleoflood and historical peak discharge estimation. In </w:t>
      </w:r>
      <w:r w:rsidRPr="00FC3C81">
        <w:rPr>
          <w:i/>
          <w:color w:val="000000"/>
        </w:rPr>
        <w:t>Systematic, Palaeoflood and Historical Data for the Improvement of Flood Risk Estimation : Methodological Guidelines</w:t>
      </w:r>
      <w:r w:rsidRPr="00FC3C81">
        <w:rPr>
          <w:color w:val="000000"/>
        </w:rPr>
        <w:t>. Ed. by G. Benito and V. Thorndycraft, CSIC Madrid, Spain, 43-53</w:t>
      </w:r>
    </w:p>
    <w:p w14:paraId="52FEC605" w14:textId="77777777" w:rsidR="00EA7F68" w:rsidRPr="00FC3C81" w:rsidRDefault="00BE455D">
      <w:pPr>
        <w:ind w:left="284" w:hanging="284"/>
        <w:jc w:val="both"/>
        <w:rPr>
          <w:color w:val="000000"/>
        </w:rPr>
      </w:pPr>
      <w:r w:rsidRPr="005A0BB0">
        <w:rPr>
          <w:b/>
          <w:color w:val="000000"/>
          <w:lang w:val="fr-FR"/>
          <w:rPrChange w:id="1852" w:author="Mathieu Lucas" w:date="2024-04-30T16:26:00Z" w16du:dateUtc="2024-04-30T14:26:00Z">
            <w:rPr>
              <w:b/>
              <w:color w:val="000000"/>
            </w:rPr>
          </w:rPrChange>
        </w:rPr>
        <w:lastRenderedPageBreak/>
        <w:t>Lang, M., Ouarda, T., Bobée T. (1999).</w:t>
      </w:r>
      <w:r w:rsidRPr="005A0BB0">
        <w:rPr>
          <w:color w:val="000000"/>
          <w:lang w:val="fr-FR"/>
          <w:rPrChange w:id="1853" w:author="Mathieu Lucas" w:date="2024-04-30T16:26:00Z" w16du:dateUtc="2024-04-30T14:26:00Z">
            <w:rPr>
              <w:color w:val="000000"/>
            </w:rPr>
          </w:rPrChange>
        </w:rPr>
        <w:t xml:space="preserve"> </w:t>
      </w:r>
      <w:r w:rsidRPr="00FC3C81">
        <w:rPr>
          <w:color w:val="000000"/>
        </w:rPr>
        <w:t xml:space="preserve">Towards operational guidelines for over-threshold modeling. In : </w:t>
      </w:r>
      <w:r w:rsidRPr="00FC3C81">
        <w:rPr>
          <w:i/>
          <w:iCs/>
          <w:color w:val="000000"/>
        </w:rPr>
        <w:t xml:space="preserve">Journal of Hydrology </w:t>
      </w:r>
      <w:r w:rsidRPr="00FC3C81">
        <w:rPr>
          <w:color w:val="000000"/>
        </w:rPr>
        <w:t xml:space="preserve">225.3, p. 103-117. issn : 00221694.doi : </w:t>
      </w:r>
      <w:r w:rsidRPr="00FC3C81">
        <w:rPr>
          <w:color w:val="0070C0"/>
        </w:rPr>
        <w:t>10.1016/S0022-1694(99)00167-5.</w:t>
      </w:r>
      <w:r w:rsidRPr="00FC3C81">
        <w:rPr>
          <w:color w:val="000000"/>
        </w:rPr>
        <w:t xml:space="preserve"> </w:t>
      </w:r>
    </w:p>
    <w:p w14:paraId="12FF89C2" w14:textId="1E74FF8E" w:rsidR="00EA7F68" w:rsidRPr="00FC3C81" w:rsidRDefault="00BE455D">
      <w:pPr>
        <w:ind w:left="284" w:hanging="284"/>
        <w:jc w:val="both"/>
        <w:rPr>
          <w:color w:val="000000"/>
        </w:rPr>
      </w:pPr>
      <w:r w:rsidRPr="00FC3C81">
        <w:rPr>
          <w:b/>
        </w:rPr>
        <w:t>Lucas, M., Renard, B., Le Coz, J., Lang, M., Bard, A., Pierrefeu, G. (2023).</w:t>
      </w:r>
      <w:r w:rsidRPr="00FC3C81">
        <w:t xml:space="preserve"> Are historical stage records useful to decrease the uncertainty of flood frequency analysis ? A 200-year long case study. </w:t>
      </w:r>
      <w:r w:rsidRPr="00FC3C81">
        <w:rPr>
          <w:color w:val="000000"/>
        </w:rPr>
        <w:t xml:space="preserve">In : </w:t>
      </w:r>
      <w:r w:rsidR="00AE17A2" w:rsidRPr="00FC3C81">
        <w:rPr>
          <w:i/>
          <w:iCs/>
          <w:color w:val="000000"/>
        </w:rPr>
        <w:t>Journal of Hydrology</w:t>
      </w:r>
      <w:r w:rsidRPr="00FC3C81">
        <w:rPr>
          <w:i/>
        </w:rPr>
        <w:t xml:space="preserve">, </w:t>
      </w:r>
      <w:ins w:id="1854" w:author="Mathieu Lucas" w:date="2024-04-30T11:01:00Z" w16du:dateUtc="2024-04-30T09:01:00Z">
        <w:r w:rsidR="004B48E2">
          <w:rPr>
            <w:iCs/>
          </w:rPr>
          <w:t>doi</w:t>
        </w:r>
      </w:ins>
      <w:ins w:id="1855" w:author="Mathieu Lucas" w:date="2024-04-30T11:02:00Z" w16du:dateUtc="2024-04-30T09:02:00Z">
        <w:r w:rsidR="004B48E2">
          <w:rPr>
            <w:iCs/>
          </w:rPr>
          <w:t xml:space="preserve"> </w:t>
        </w:r>
      </w:ins>
      <w:ins w:id="1856" w:author="Mathieu Lucas" w:date="2024-04-30T11:01:00Z" w16du:dateUtc="2024-04-30T09:01:00Z">
        <w:r w:rsidR="004B48E2">
          <w:rPr>
            <w:iCs/>
          </w:rPr>
          <w:t>:</w:t>
        </w:r>
      </w:ins>
      <w:ins w:id="1857" w:author="Mathieu Lucas" w:date="2024-04-30T11:02:00Z" w16du:dateUtc="2024-04-30T09:02:00Z">
        <w:r w:rsidR="004B48E2">
          <w:rPr>
            <w:iCs/>
          </w:rPr>
          <w:t xml:space="preserve"> </w:t>
        </w:r>
        <w:r w:rsidR="004B48E2">
          <w:rPr>
            <w:color w:val="0070C0"/>
          </w:rPr>
          <w:fldChar w:fldCharType="begin"/>
        </w:r>
        <w:r w:rsidR="004B48E2">
          <w:rPr>
            <w:color w:val="0070C0"/>
          </w:rPr>
          <w:instrText>HYPERLINK "</w:instrText>
        </w:r>
      </w:ins>
      <w:r w:rsidR="004B48E2" w:rsidRPr="004B48E2">
        <w:rPr>
          <w:color w:val="0070C0"/>
          <w:rPrChange w:id="1858" w:author="Mathieu Lucas" w:date="2024-04-30T11:02:00Z" w16du:dateUtc="2024-04-30T09:02:00Z">
            <w:rPr>
              <w:rStyle w:val="Lienhypertexte"/>
            </w:rPr>
          </w:rPrChange>
        </w:rPr>
        <w:instrText>https://doi.org/10.1016/j.jhydrol.2023.129840</w:instrText>
      </w:r>
      <w:ins w:id="1859" w:author="Mathieu Lucas" w:date="2024-04-30T11:02:00Z" w16du:dateUtc="2024-04-30T09:02:00Z">
        <w:r w:rsidR="004B48E2">
          <w:rPr>
            <w:color w:val="0070C0"/>
          </w:rPr>
          <w:instrText>"</w:instrText>
        </w:r>
        <w:r w:rsidR="004B48E2">
          <w:rPr>
            <w:color w:val="0070C0"/>
          </w:rPr>
        </w:r>
        <w:r w:rsidR="004B48E2">
          <w:rPr>
            <w:color w:val="0070C0"/>
          </w:rPr>
          <w:fldChar w:fldCharType="separate"/>
        </w:r>
      </w:ins>
      <w:r w:rsidR="004B48E2" w:rsidRPr="004B48E2">
        <w:rPr>
          <w:rStyle w:val="Lienhypertexte"/>
        </w:rPr>
        <w:t>https://doi.org/10.1016/j.jhydrol.2023.129840</w:t>
      </w:r>
      <w:ins w:id="1860" w:author="Mathieu Lucas" w:date="2024-04-30T11:02:00Z" w16du:dateUtc="2024-04-30T09:02:00Z">
        <w:r w:rsidR="004B48E2">
          <w:rPr>
            <w:color w:val="0070C0"/>
          </w:rPr>
          <w:fldChar w:fldCharType="end"/>
        </w:r>
      </w:ins>
    </w:p>
    <w:p w14:paraId="50E333C5" w14:textId="640F6740" w:rsidR="00AB51A6" w:rsidRPr="00AB51A6" w:rsidRDefault="00BE455D" w:rsidP="00AB51A6">
      <w:pPr>
        <w:ind w:left="284" w:hanging="284"/>
        <w:jc w:val="both"/>
        <w:rPr>
          <w:ins w:id="1861" w:author="Mathieu Lucas" w:date="2024-04-30T16:43:00Z" w16du:dateUtc="2024-04-30T14:43:00Z"/>
          <w:color w:val="0070C0"/>
        </w:rPr>
      </w:pPr>
      <w:r w:rsidRPr="00FC3C81">
        <w:rPr>
          <w:b/>
          <w:color w:val="000000"/>
        </w:rPr>
        <w:t>Macdonald, N., Kjeldsen, T. R., Prosdocimi, I., Sangster, H. (2014).</w:t>
      </w:r>
      <w:r w:rsidRPr="00FC3C81">
        <w:rPr>
          <w:color w:val="000000"/>
        </w:rPr>
        <w:t xml:space="preserve"> Reassessing flood frequency for the Sussex Ouse, Lewes : the inclusion of historical flood information since AD 1650. In : </w:t>
      </w:r>
      <w:r w:rsidRPr="00FC3C81">
        <w:rPr>
          <w:i/>
          <w:iCs/>
          <w:color w:val="000000"/>
        </w:rPr>
        <w:t xml:space="preserve">Natural Hazards and Earth System Sciences </w:t>
      </w:r>
      <w:r w:rsidRPr="00FC3C81">
        <w:rPr>
          <w:color w:val="000000"/>
        </w:rPr>
        <w:t xml:space="preserve">14.10, p. 2817-2828. issn : 1684-9981. doi : </w:t>
      </w:r>
      <w:r w:rsidRPr="00FC3C81">
        <w:rPr>
          <w:color w:val="0070C0"/>
        </w:rPr>
        <w:t>10.5194/nhess-14-2817-2014.</w:t>
      </w:r>
    </w:p>
    <w:p w14:paraId="63283722" w14:textId="41DC89A0" w:rsidR="00AB51A6" w:rsidRPr="005A0BB0" w:rsidDel="007F21CA" w:rsidRDefault="00AB51A6">
      <w:pPr>
        <w:pStyle w:val="Bibliographie"/>
        <w:spacing w:after="0"/>
        <w:ind w:left="284" w:hanging="284"/>
        <w:jc w:val="both"/>
        <w:rPr>
          <w:del w:id="1862" w:author="Mathieu Lucas" w:date="2024-04-30T16:54:00Z" w16du:dateUtc="2024-04-30T14:54:00Z"/>
          <w:moveTo w:id="1863" w:author="Mathieu Lucas" w:date="2024-04-30T16:43:00Z" w16du:dateUtc="2024-04-30T14:43:00Z"/>
        </w:rPr>
        <w:pPrChange w:id="1864" w:author="Mathieu Lucas" w:date="2024-04-30T16:55:00Z" w16du:dateUtc="2024-04-30T14:55:00Z">
          <w:pPr>
            <w:pStyle w:val="Bibliographie"/>
          </w:pPr>
        </w:pPrChange>
      </w:pPr>
      <w:moveToRangeStart w:id="1865" w:author="Mathieu Lucas" w:date="2024-04-30T16:43:00Z" w:name="move165387811"/>
      <w:moveTo w:id="1866" w:author="Mathieu Lucas" w:date="2024-04-30T16:43:00Z" w16du:dateUtc="2024-04-30T14:43:00Z">
        <w:r w:rsidRPr="00AB51A6">
          <w:rPr>
            <w:b/>
            <w:bCs/>
            <w:rPrChange w:id="1867" w:author="Mathieu Lucas" w:date="2024-04-30T16:44:00Z" w16du:dateUtc="2024-04-30T14:44:00Z">
              <w:rPr/>
            </w:rPrChange>
          </w:rPr>
          <w:t>Macdonald</w:t>
        </w:r>
      </w:moveTo>
      <w:ins w:id="1868" w:author="Mathieu Lucas" w:date="2024-04-30T16:47:00Z" w16du:dateUtc="2024-04-30T14:47:00Z">
        <w:r w:rsidR="007F21CA">
          <w:rPr>
            <w:b/>
            <w:bCs/>
          </w:rPr>
          <w:t>,</w:t>
        </w:r>
      </w:ins>
      <w:moveTo w:id="1869" w:author="Mathieu Lucas" w:date="2024-04-30T16:43:00Z" w16du:dateUtc="2024-04-30T14:43:00Z">
        <w:r w:rsidRPr="00AB51A6">
          <w:rPr>
            <w:b/>
            <w:bCs/>
            <w:rPrChange w:id="1870" w:author="Mathieu Lucas" w:date="2024-04-30T16:44:00Z" w16du:dateUtc="2024-04-30T14:44:00Z">
              <w:rPr/>
            </w:rPrChange>
          </w:rPr>
          <w:t xml:space="preserve"> N</w:t>
        </w:r>
      </w:moveTo>
      <w:ins w:id="1871" w:author="Mathieu Lucas" w:date="2024-04-30T16:47:00Z" w16du:dateUtc="2024-04-30T14:47:00Z">
        <w:r w:rsidR="007F21CA">
          <w:rPr>
            <w:b/>
            <w:bCs/>
          </w:rPr>
          <w:t>.</w:t>
        </w:r>
      </w:ins>
      <w:moveTo w:id="1872" w:author="Mathieu Lucas" w:date="2024-04-30T16:43:00Z" w16du:dateUtc="2024-04-30T14:43:00Z">
        <w:r w:rsidRPr="00AB51A6">
          <w:rPr>
            <w:b/>
            <w:bCs/>
            <w:rPrChange w:id="1873" w:author="Mathieu Lucas" w:date="2024-04-30T16:44:00Z" w16du:dateUtc="2024-04-30T14:44:00Z">
              <w:rPr/>
            </w:rPrChange>
          </w:rPr>
          <w:t>, Sangster</w:t>
        </w:r>
      </w:moveTo>
      <w:ins w:id="1874" w:author="Mathieu Lucas" w:date="2024-04-30T16:47:00Z" w16du:dateUtc="2024-04-30T14:47:00Z">
        <w:r w:rsidR="007F21CA">
          <w:rPr>
            <w:b/>
            <w:bCs/>
          </w:rPr>
          <w:t>,</w:t>
        </w:r>
      </w:ins>
      <w:moveTo w:id="1875" w:author="Mathieu Lucas" w:date="2024-04-30T16:43:00Z" w16du:dateUtc="2024-04-30T14:43:00Z">
        <w:r w:rsidRPr="00AB51A6">
          <w:rPr>
            <w:b/>
            <w:bCs/>
            <w:rPrChange w:id="1876" w:author="Mathieu Lucas" w:date="2024-04-30T16:44:00Z" w16du:dateUtc="2024-04-30T14:44:00Z">
              <w:rPr/>
            </w:rPrChange>
          </w:rPr>
          <w:t xml:space="preserve"> H</w:t>
        </w:r>
      </w:moveTo>
      <w:ins w:id="1877" w:author="Mathieu Lucas" w:date="2024-04-30T16:47:00Z" w16du:dateUtc="2024-04-30T14:47:00Z">
        <w:r w:rsidR="007F21CA">
          <w:rPr>
            <w:b/>
            <w:bCs/>
          </w:rPr>
          <w:t>.</w:t>
        </w:r>
      </w:ins>
      <w:moveTo w:id="1878" w:author="Mathieu Lucas" w:date="2024-04-30T16:43:00Z" w16du:dateUtc="2024-04-30T14:43:00Z">
        <w:r w:rsidRPr="00AB51A6">
          <w:rPr>
            <w:b/>
            <w:bCs/>
            <w:rPrChange w:id="1879" w:author="Mathieu Lucas" w:date="2024-04-30T16:44:00Z" w16du:dateUtc="2024-04-30T14:44:00Z">
              <w:rPr/>
            </w:rPrChange>
          </w:rPr>
          <w:t xml:space="preserve"> (2017)</w:t>
        </w:r>
      </w:moveTo>
      <w:ins w:id="1880" w:author="Mathieu Lucas" w:date="2024-04-30T16:44:00Z" w16du:dateUtc="2024-04-30T14:44:00Z">
        <w:r>
          <w:t>.</w:t>
        </w:r>
      </w:ins>
      <w:moveTo w:id="1881" w:author="Mathieu Lucas" w:date="2024-04-30T16:43:00Z" w16du:dateUtc="2024-04-30T14:43:00Z">
        <w:r w:rsidRPr="005A0BB0">
          <w:t xml:space="preserve"> High-magnitude flooding across Britain since AD 1750.</w:t>
        </w:r>
      </w:moveTo>
      <w:ins w:id="1882" w:author="Mathieu Lucas" w:date="2024-04-30T16:44:00Z" w16du:dateUtc="2024-04-30T14:44:00Z">
        <w:r>
          <w:t xml:space="preserve"> </w:t>
        </w:r>
      </w:ins>
      <w:ins w:id="1883" w:author="Mathieu Lucas" w:date="2024-04-30T16:46:00Z" w16du:dateUtc="2024-04-30T14:46:00Z">
        <w:r w:rsidR="007F21CA" w:rsidRPr="007F21CA">
          <w:t xml:space="preserve">In : </w:t>
        </w:r>
      </w:ins>
      <w:moveTo w:id="1884" w:author="Mathieu Lucas" w:date="2024-04-30T16:43:00Z" w16du:dateUtc="2024-04-30T14:43:00Z">
        <w:del w:id="1885" w:author="Mathieu Lucas" w:date="2024-04-30T16:44:00Z" w16du:dateUtc="2024-04-30T14:44:00Z">
          <w:r w:rsidRPr="005A0BB0" w:rsidDel="00AB51A6">
            <w:delText xml:space="preserve"> </w:delText>
          </w:r>
        </w:del>
        <w:r w:rsidRPr="00AB51A6">
          <w:rPr>
            <w:i/>
            <w:iCs/>
            <w:rPrChange w:id="1886" w:author="Mathieu Lucas" w:date="2024-04-30T16:44:00Z" w16du:dateUtc="2024-04-30T14:44:00Z">
              <w:rPr/>
            </w:rPrChange>
          </w:rPr>
          <w:t>Hydrology and Earth System Sciences</w:t>
        </w:r>
        <w:r w:rsidRPr="005A0BB0">
          <w:t xml:space="preserve"> 21:</w:t>
        </w:r>
      </w:moveTo>
      <w:ins w:id="1887" w:author="Mathieu Lucas" w:date="2024-04-30T16:44:00Z" w16du:dateUtc="2024-04-30T14:44:00Z">
        <w:r>
          <w:t xml:space="preserve"> p. </w:t>
        </w:r>
      </w:ins>
      <w:moveTo w:id="1888" w:author="Mathieu Lucas" w:date="2024-04-30T16:43:00Z" w16du:dateUtc="2024-04-30T14:43:00Z">
        <w:r w:rsidRPr="005A0BB0">
          <w:t>1631–1650.</w:t>
        </w:r>
      </w:moveTo>
      <w:ins w:id="1889" w:author="Mathieu Lucas" w:date="2024-04-30T16:46:00Z" w16du:dateUtc="2024-04-30T14:46:00Z">
        <w:r>
          <w:t xml:space="preserve"> issn : </w:t>
        </w:r>
        <w:r w:rsidRPr="00AB51A6">
          <w:t>1027-5606</w:t>
        </w:r>
        <w:r>
          <w:t xml:space="preserve">. </w:t>
        </w:r>
        <w:r w:rsidR="007F21CA">
          <w:t>d</w:t>
        </w:r>
        <w:r>
          <w:t xml:space="preserve">oi : </w:t>
        </w:r>
      </w:ins>
      <w:moveTo w:id="1890" w:author="Mathieu Lucas" w:date="2024-04-30T16:43:00Z" w16du:dateUtc="2024-04-30T14:43:00Z">
        <w:del w:id="1891" w:author="Mathieu Lucas" w:date="2024-04-30T16:46:00Z" w16du:dateUtc="2024-04-30T14:46:00Z">
          <w:r w:rsidRPr="005A0BB0" w:rsidDel="00AB51A6">
            <w:delText xml:space="preserve"> </w:delText>
          </w:r>
        </w:del>
      </w:moveTo>
      <w:ins w:id="1892" w:author="Mathieu Lucas" w:date="2024-04-30T16:46:00Z" w16du:dateUtc="2024-04-30T14:46:00Z">
        <w:r>
          <w:fldChar w:fldCharType="begin"/>
        </w:r>
        <w:r>
          <w:instrText>HYPERLINK "</w:instrText>
        </w:r>
      </w:ins>
      <w:moveTo w:id="1893" w:author="Mathieu Lucas" w:date="2024-04-30T16:43:00Z" w16du:dateUtc="2024-04-30T14:43:00Z">
        <w:r w:rsidRPr="005A0BB0">
          <w:instrText>https://doi.org/10.5194/hess-21-1631-2017</w:instrText>
        </w:r>
      </w:moveTo>
      <w:ins w:id="1894" w:author="Mathieu Lucas" w:date="2024-04-30T16:46:00Z" w16du:dateUtc="2024-04-30T14:46:00Z">
        <w:r>
          <w:instrText>"</w:instrText>
        </w:r>
        <w:r>
          <w:fldChar w:fldCharType="separate"/>
        </w:r>
      </w:ins>
      <w:ins w:id="1895" w:author="Mathieu Lucas" w:date="2024-04-30T16:43:00Z" w16du:dateUtc="2024-04-30T14:43:00Z">
        <w:r w:rsidRPr="00326A74">
          <w:rPr>
            <w:rStyle w:val="Lienhypertexte"/>
          </w:rPr>
          <w:t>https://doi.org/10.5194/hess-21-1631-2017</w:t>
        </w:r>
      </w:ins>
      <w:ins w:id="1896" w:author="Mathieu Lucas" w:date="2024-04-30T16:46:00Z" w16du:dateUtc="2024-04-30T14:46:00Z">
        <w:r>
          <w:fldChar w:fldCharType="end"/>
        </w:r>
        <w:r>
          <w:t xml:space="preserve"> </w:t>
        </w:r>
      </w:ins>
    </w:p>
    <w:moveToRangeEnd w:id="1865"/>
    <w:p w14:paraId="1B6D9EF8" w14:textId="2224C958" w:rsidR="005A0BB0" w:rsidRPr="005A0BB0" w:rsidDel="007F21CA" w:rsidRDefault="004B48E2">
      <w:pPr>
        <w:pStyle w:val="Bibliographie"/>
        <w:spacing w:after="0"/>
        <w:ind w:left="284" w:hanging="284"/>
        <w:rPr>
          <w:del w:id="1897" w:author="Mathieu Lucas" w:date="2024-04-30T16:54:00Z" w16du:dateUtc="2024-04-30T14:54:00Z"/>
        </w:rPr>
        <w:pPrChange w:id="1898" w:author="Mathieu Lucas" w:date="2024-04-30T16:55:00Z" w16du:dateUtc="2024-04-30T14:55:00Z">
          <w:pPr>
            <w:pStyle w:val="Bibliographie"/>
          </w:pPr>
        </w:pPrChange>
      </w:pPr>
      <w:del w:id="1899" w:author="Mathieu Lucas" w:date="2024-04-30T16:54:00Z" w16du:dateUtc="2024-04-30T14:54:00Z">
        <w:r w:rsidDel="007F21CA">
          <w:fldChar w:fldCharType="begin"/>
        </w:r>
        <w:r w:rsidR="005A0BB0" w:rsidDel="007F21CA">
          <w:delInstrText xml:space="preserve"> ADDIN ZOTERO_BIBL {"uncited":[["http://zotero.org/users/8832006/items/G5JMTBVT"],["http://zotero.org/users/8832006/items/7C52DE9E"],["http://zotero.org/users/8832006/items/IUGHQDDR"]],"omitted":[],"custom":[]} CSL_BIBLIOGRAPHY </w:delInstrText>
        </w:r>
        <w:r w:rsidDel="007F21CA">
          <w:fldChar w:fldCharType="separate"/>
        </w:r>
      </w:del>
      <w:moveFromRangeStart w:id="1900" w:author="Mathieu Lucas" w:date="2024-04-30T16:34:00Z" w:name="move165387259"/>
      <w:moveFrom w:id="1901" w:author="Mathieu Lucas" w:date="2024-04-30T16:34:00Z" w16du:dateUtc="2024-04-30T14:34:00Z">
        <w:del w:id="1902" w:author="Mathieu Lucas" w:date="2024-04-30T16:54:00Z" w16du:dateUtc="2024-04-30T14:54:00Z">
          <w:r w:rsidR="005A0BB0" w:rsidRPr="005A0BB0" w:rsidDel="007F21CA">
            <w:delText>Blöschl G, Kiss A, Viglione A, et al (2020) Current European flood-rich period exceptional compared with past 500 years. Nature 583:560–566. https://doi.org/10.1038/s41586-020-2478-3</w:delText>
          </w:r>
        </w:del>
      </w:moveFrom>
      <w:moveFromRangeEnd w:id="1900"/>
    </w:p>
    <w:p w14:paraId="577854E0" w14:textId="784CFAA6" w:rsidR="005A0BB0" w:rsidRPr="005A0BB0" w:rsidDel="007F21CA" w:rsidRDefault="005A0BB0">
      <w:pPr>
        <w:pStyle w:val="Bibliographie"/>
        <w:spacing w:after="0"/>
        <w:ind w:left="284" w:hanging="284"/>
        <w:rPr>
          <w:del w:id="1903" w:author="Mathieu Lucas" w:date="2024-04-30T16:54:00Z" w16du:dateUtc="2024-04-30T14:54:00Z"/>
          <w:moveFrom w:id="1904" w:author="Mathieu Lucas" w:date="2024-04-30T16:47:00Z" w16du:dateUtc="2024-04-30T14:47:00Z"/>
        </w:rPr>
        <w:pPrChange w:id="1905" w:author="Mathieu Lucas" w:date="2024-04-30T16:55:00Z" w16du:dateUtc="2024-04-30T14:55:00Z">
          <w:pPr>
            <w:pStyle w:val="Bibliographie"/>
          </w:pPr>
        </w:pPrChange>
      </w:pPr>
      <w:moveFromRangeStart w:id="1906" w:author="Mathieu Lucas" w:date="2024-04-30T16:47:00Z" w:name="move165388078"/>
      <w:moveFrom w:id="1907" w:author="Mathieu Lucas" w:date="2024-04-30T16:47:00Z" w16du:dateUtc="2024-04-30T14:47:00Z">
        <w:del w:id="1908" w:author="Mathieu Lucas" w:date="2024-04-30T16:54:00Z" w16du:dateUtc="2024-04-30T14:54:00Z">
          <w:r w:rsidRPr="005A0BB0" w:rsidDel="007F21CA">
            <w:delText>Giuntoli I, Renard B, Lang M (2019) Floods in France. In: Changes in Flood Risk in Europe, 1st edn. CRC Press, p 13</w:delText>
          </w:r>
        </w:del>
      </w:moveFrom>
    </w:p>
    <w:moveFromRangeEnd w:id="1906"/>
    <w:p w14:paraId="3E5D0BD6" w14:textId="501CA6D2" w:rsidR="005A0BB0" w:rsidRPr="005A0BB0" w:rsidDel="007F21CA" w:rsidRDefault="005A0BB0">
      <w:pPr>
        <w:pStyle w:val="Bibliographie"/>
        <w:spacing w:after="0"/>
        <w:ind w:left="284" w:hanging="284"/>
        <w:rPr>
          <w:del w:id="1909" w:author="Mathieu Lucas" w:date="2024-04-30T16:50:00Z" w16du:dateUtc="2024-04-30T14:50:00Z"/>
        </w:rPr>
        <w:pPrChange w:id="1910" w:author="Mathieu Lucas" w:date="2024-04-30T16:55:00Z" w16du:dateUtc="2024-04-30T14:55:00Z">
          <w:pPr>
            <w:pStyle w:val="Bibliographie"/>
          </w:pPr>
        </w:pPrChange>
      </w:pPr>
      <w:del w:id="1911" w:author="Mathieu Lucas" w:date="2024-04-30T16:50:00Z" w16du:dateUtc="2024-04-30T14:50:00Z">
        <w:r w:rsidRPr="005A0BB0" w:rsidDel="007F21CA">
          <w:delText>Hall J, Arheimer B, Borga M, et al (2014) Understanding flood regime changes in Europe: a state-of-the-art assessment. Hydrol Earth Syst Sci 18:2735–2772. https://doi.org/10.5194/hess-18-2735-2014</w:delText>
        </w:r>
      </w:del>
    </w:p>
    <w:p w14:paraId="129BF141" w14:textId="7638A8BE" w:rsidR="005A0BB0" w:rsidRPr="005A0BB0" w:rsidDel="007F21CA" w:rsidRDefault="005A0BB0">
      <w:pPr>
        <w:pStyle w:val="Bibliographie"/>
        <w:spacing w:after="0"/>
        <w:ind w:left="284" w:hanging="284"/>
        <w:rPr>
          <w:del w:id="1912" w:author="Mathieu Lucas" w:date="2024-04-30T16:50:00Z" w16du:dateUtc="2024-04-30T14:50:00Z"/>
          <w:moveFrom w:id="1913" w:author="Mathieu Lucas" w:date="2024-04-30T16:43:00Z" w16du:dateUtc="2024-04-30T14:43:00Z"/>
        </w:rPr>
        <w:pPrChange w:id="1914" w:author="Mathieu Lucas" w:date="2024-04-30T16:55:00Z" w16du:dateUtc="2024-04-30T14:55:00Z">
          <w:pPr>
            <w:pStyle w:val="Bibliographie"/>
          </w:pPr>
        </w:pPrChange>
      </w:pPr>
      <w:moveFromRangeStart w:id="1915" w:author="Mathieu Lucas" w:date="2024-04-30T16:43:00Z" w:name="move165387811"/>
      <w:moveFrom w:id="1916" w:author="Mathieu Lucas" w:date="2024-04-30T16:43:00Z" w16du:dateUtc="2024-04-30T14:43:00Z">
        <w:del w:id="1917" w:author="Mathieu Lucas" w:date="2024-04-30T16:50:00Z" w16du:dateUtc="2024-04-30T14:50:00Z">
          <w:r w:rsidRPr="005A0BB0" w:rsidDel="007F21CA">
            <w:delText>Macdonald N, Sangster H (2017) High-magnitude flooding across Britain since AD 1750. Hydrology and Earth System Sciences 21:1631–1650. https://doi.org/10.5194/hess-21-1631-2017</w:delText>
          </w:r>
        </w:del>
      </w:moveFrom>
    </w:p>
    <w:moveFromRangeEnd w:id="1915"/>
    <w:p w14:paraId="4EFF8379" w14:textId="3C38AFA9" w:rsidR="004B48E2" w:rsidRPr="00FC3C81" w:rsidDel="004B48E2" w:rsidRDefault="004B48E2">
      <w:pPr>
        <w:pStyle w:val="Bibliographie"/>
        <w:spacing w:after="0"/>
        <w:ind w:left="284" w:hanging="284"/>
        <w:jc w:val="both"/>
        <w:rPr>
          <w:del w:id="1918" w:author="Mathieu Lucas" w:date="2024-04-30T10:57:00Z" w16du:dateUtc="2024-04-30T08:57:00Z"/>
          <w:color w:val="000000"/>
        </w:rPr>
        <w:pPrChange w:id="1919" w:author="Mathieu Lucas" w:date="2024-04-30T16:55:00Z" w16du:dateUtc="2024-04-30T14:55:00Z">
          <w:pPr>
            <w:ind w:left="284" w:hanging="284"/>
            <w:jc w:val="both"/>
          </w:pPr>
        </w:pPrChange>
      </w:pPr>
      <w:del w:id="1920" w:author="Mathieu Lucas" w:date="2024-04-30T16:54:00Z" w16du:dateUtc="2024-04-30T14:54:00Z">
        <w:r w:rsidDel="007F21CA">
          <w:rPr>
            <w:color w:val="000000"/>
          </w:rPr>
          <w:fldChar w:fldCharType="end"/>
        </w:r>
      </w:del>
    </w:p>
    <w:p w14:paraId="2AD9D372" w14:textId="77777777" w:rsidR="004B48E2" w:rsidRDefault="004B48E2">
      <w:pPr>
        <w:pStyle w:val="Bibliographie"/>
        <w:spacing w:after="0"/>
        <w:ind w:left="284" w:hanging="284"/>
        <w:jc w:val="both"/>
        <w:rPr>
          <w:ins w:id="1921" w:author="Mathieu Lucas" w:date="2024-04-30T10:57:00Z" w16du:dateUtc="2024-04-30T08:57:00Z"/>
          <w:b/>
          <w:color w:val="000000"/>
        </w:rPr>
        <w:pPrChange w:id="1922" w:author="Mathieu Lucas" w:date="2024-04-30T16:55:00Z" w16du:dateUtc="2024-04-30T14:55:00Z">
          <w:pPr>
            <w:pStyle w:val="Bibliographie"/>
          </w:pPr>
        </w:pPrChange>
      </w:pPr>
    </w:p>
    <w:p w14:paraId="75A8ACB7" w14:textId="636EC072" w:rsidR="00EA7F68" w:rsidRPr="00FC3C81" w:rsidRDefault="00BE455D">
      <w:pPr>
        <w:pStyle w:val="Bibliographie"/>
        <w:spacing w:after="0"/>
        <w:ind w:left="284" w:hanging="284"/>
        <w:rPr>
          <w:color w:val="0070C0"/>
        </w:rPr>
        <w:pPrChange w:id="1923" w:author="Mathieu Lucas" w:date="2024-04-30T16:55:00Z" w16du:dateUtc="2024-04-30T14:55:00Z">
          <w:pPr>
            <w:ind w:left="284" w:hanging="284"/>
            <w:jc w:val="both"/>
          </w:pPr>
        </w:pPrChange>
      </w:pPr>
      <w:r w:rsidRPr="005A0BB0">
        <w:rPr>
          <w:b/>
          <w:color w:val="000000"/>
          <w:lang w:val="es-ES"/>
          <w:rPrChange w:id="1924" w:author="Mathieu Lucas" w:date="2024-04-30T16:26:00Z" w16du:dateUtc="2024-04-30T14:26:00Z">
            <w:rPr>
              <w:b/>
              <w:color w:val="000000"/>
            </w:rPr>
          </w:rPrChange>
        </w:rPr>
        <w:t>Machado, M. J., Botero, B. A., López, J., Francés, F., Díez-Herrero, A., Benito, G. (2015).</w:t>
      </w:r>
      <w:r w:rsidRPr="005A0BB0">
        <w:rPr>
          <w:color w:val="000000"/>
          <w:lang w:val="es-ES"/>
          <w:rPrChange w:id="1925" w:author="Mathieu Lucas" w:date="2024-04-30T16:26:00Z" w16du:dateUtc="2024-04-30T14:26:00Z">
            <w:rPr>
              <w:color w:val="000000"/>
            </w:rPr>
          </w:rPrChange>
        </w:rPr>
        <w:t xml:space="preserve"> </w:t>
      </w:r>
      <w:r w:rsidRPr="00FC3C81">
        <w:rPr>
          <w:color w:val="000000"/>
        </w:rPr>
        <w:t xml:space="preserve">Flood frequency analysis of historical flood data under stationary and non-stationary modelling. In : </w:t>
      </w:r>
      <w:r w:rsidRPr="00FC3C81">
        <w:rPr>
          <w:i/>
          <w:iCs/>
          <w:color w:val="000000"/>
        </w:rPr>
        <w:t xml:space="preserve">Hydrology and Earth System Sciences </w:t>
      </w:r>
      <w:r w:rsidRPr="00FC3C81">
        <w:rPr>
          <w:color w:val="000000"/>
        </w:rPr>
        <w:t xml:space="preserve">19.6, p. 2561- 2576. issn : 1607-7938. doi : </w:t>
      </w:r>
      <w:r w:rsidRPr="00FC3C81">
        <w:rPr>
          <w:color w:val="0070C0"/>
        </w:rPr>
        <w:t>10.5194/hess-19-2561-2015.</w:t>
      </w:r>
    </w:p>
    <w:p w14:paraId="62F6E7A2" w14:textId="77777777" w:rsidR="00EA7F68" w:rsidRPr="00FC3C81" w:rsidRDefault="00BE455D">
      <w:pPr>
        <w:ind w:left="284" w:hanging="284"/>
        <w:jc w:val="both"/>
        <w:rPr>
          <w:color w:val="000000"/>
        </w:rPr>
      </w:pPr>
      <w:r w:rsidRPr="00FC3C81">
        <w:rPr>
          <w:b/>
          <w:color w:val="000000"/>
        </w:rPr>
        <w:t>Mann, H. B. (1945).</w:t>
      </w:r>
      <w:r w:rsidRPr="00FC3C81">
        <w:rPr>
          <w:color w:val="000000"/>
        </w:rPr>
        <w:t xml:space="preserve"> Nonparametric Tests Against Trend. In : </w:t>
      </w:r>
      <w:r w:rsidRPr="00FC3C81">
        <w:rPr>
          <w:i/>
          <w:iCs/>
          <w:color w:val="000000"/>
        </w:rPr>
        <w:t xml:space="preserve">Econometrica </w:t>
      </w:r>
      <w:r w:rsidRPr="00FC3C81">
        <w:rPr>
          <w:color w:val="000000"/>
        </w:rPr>
        <w:t xml:space="preserve">13.3.Publisher : [Wiley, Econometric Society], p. 245-259. issn : 0012-9682. doi : </w:t>
      </w:r>
      <w:r w:rsidRPr="00FC3C81">
        <w:rPr>
          <w:color w:val="0070C0"/>
        </w:rPr>
        <w:t>10.2307/1907187.</w:t>
      </w:r>
    </w:p>
    <w:p w14:paraId="35211522" w14:textId="77777777" w:rsidR="00EA7F68" w:rsidRPr="00FC3C81" w:rsidRDefault="00BE455D">
      <w:pPr>
        <w:ind w:left="284" w:hanging="284"/>
        <w:jc w:val="both"/>
        <w:rPr>
          <w:color w:val="0070C0"/>
        </w:rPr>
      </w:pPr>
      <w:r w:rsidRPr="00FC3C81">
        <w:rPr>
          <w:rFonts w:eastAsiaTheme="minorHAnsi"/>
          <w:b/>
          <w:color w:val="000000"/>
          <w:lang w:eastAsia="en-US"/>
        </w:rPr>
        <w:t>Martins, E. S., Stedinger, J. R. (2000).</w:t>
      </w:r>
      <w:r w:rsidRPr="00FC3C81">
        <w:rPr>
          <w:rFonts w:eastAsiaTheme="minorHAnsi"/>
          <w:color w:val="000000"/>
          <w:lang w:eastAsia="en-US"/>
        </w:rPr>
        <w:t xml:space="preserve"> Generalized maximum-likelihood generalized extreme-value quantile estimators for hydrologic data. In : </w:t>
      </w:r>
      <w:r w:rsidRPr="00FC3C81">
        <w:rPr>
          <w:rFonts w:eastAsiaTheme="minorHAnsi"/>
          <w:i/>
          <w:iCs/>
          <w:color w:val="000000"/>
          <w:lang w:eastAsia="en-US"/>
        </w:rPr>
        <w:t xml:space="preserve">Water Resources Research, </w:t>
      </w:r>
      <w:r w:rsidRPr="00FC3C81">
        <w:rPr>
          <w:rFonts w:eastAsiaTheme="minorHAnsi"/>
          <w:color w:val="000000"/>
          <w:lang w:eastAsia="en-US"/>
        </w:rPr>
        <w:t xml:space="preserve">36.3, p. 737-744. issn : 00431397. doi : </w:t>
      </w:r>
      <w:r w:rsidRPr="00FC3C81">
        <w:rPr>
          <w:color w:val="0070C0"/>
        </w:rPr>
        <w:t>10.1029/1999WR900330</w:t>
      </w:r>
      <w:r w:rsidRPr="00FC3C81">
        <w:rPr>
          <w:rFonts w:eastAsiaTheme="minorHAnsi"/>
          <w:color w:val="000000"/>
          <w:lang w:eastAsia="en-US"/>
        </w:rPr>
        <w:t>.</w:t>
      </w:r>
      <w:r w:rsidRPr="00FC3C81">
        <w:rPr>
          <w:color w:val="0070C0"/>
        </w:rPr>
        <w:t xml:space="preserve"> </w:t>
      </w:r>
    </w:p>
    <w:p w14:paraId="513486AD" w14:textId="77777777" w:rsidR="00EA7F68" w:rsidRPr="007A1C0E" w:rsidRDefault="00BE455D">
      <w:pPr>
        <w:ind w:left="284" w:hanging="284"/>
        <w:jc w:val="both"/>
        <w:rPr>
          <w:lang w:val="fr-FR"/>
          <w:rPrChange w:id="1926" w:author="Mathieu Lucas" w:date="2024-05-03T12:13:00Z" w16du:dateUtc="2024-05-03T10:13:00Z">
            <w:rPr/>
          </w:rPrChange>
        </w:rPr>
      </w:pPr>
      <w:r w:rsidRPr="00FC3C81">
        <w:rPr>
          <w:b/>
        </w:rPr>
        <w:t>Merz, R., Blöschl, G. (2008).</w:t>
      </w:r>
      <w:r w:rsidRPr="00FC3C81">
        <w:t xml:space="preserve"> Flood frequency hydrology: 1. Temporal, spatial, and causal expansion of information. </w:t>
      </w:r>
      <w:r w:rsidRPr="007A1C0E">
        <w:rPr>
          <w:i/>
          <w:lang w:val="fr-FR"/>
          <w:rPrChange w:id="1927" w:author="Mathieu Lucas" w:date="2024-05-03T12:13:00Z" w16du:dateUtc="2024-05-03T10:13:00Z">
            <w:rPr>
              <w:i/>
            </w:rPr>
          </w:rPrChange>
        </w:rPr>
        <w:t>Water Resources Research</w:t>
      </w:r>
      <w:r w:rsidRPr="007A1C0E">
        <w:rPr>
          <w:lang w:val="fr-FR"/>
          <w:rPrChange w:id="1928" w:author="Mathieu Lucas" w:date="2024-05-03T12:13:00Z" w16du:dateUtc="2024-05-03T10:13:00Z">
            <w:rPr/>
          </w:rPrChange>
        </w:rPr>
        <w:t>, vol. 44, W08432, doi:10.1029/2007WR006744</w:t>
      </w:r>
    </w:p>
    <w:p w14:paraId="671F8611" w14:textId="77777777" w:rsidR="00EA7F68" w:rsidRPr="005A0BB0" w:rsidRDefault="00BE455D">
      <w:pPr>
        <w:ind w:left="284" w:hanging="284"/>
        <w:rPr>
          <w:lang w:val="fr-FR"/>
          <w:rPrChange w:id="1929" w:author="Mathieu Lucas" w:date="2024-04-30T16:26:00Z" w16du:dateUtc="2024-04-30T14:26:00Z">
            <w:rPr/>
          </w:rPrChange>
        </w:rPr>
      </w:pPr>
      <w:r w:rsidRPr="005A0BB0">
        <w:rPr>
          <w:b/>
          <w:color w:val="000000"/>
          <w:lang w:val="fr-FR"/>
          <w:rPrChange w:id="1930" w:author="Mathieu Lucas" w:date="2024-04-30T16:26:00Z" w16du:dateUtc="2024-04-30T14:26:00Z">
            <w:rPr>
              <w:b/>
              <w:color w:val="000000"/>
            </w:rPr>
          </w:rPrChange>
        </w:rPr>
        <w:t>METS (2023).</w:t>
      </w:r>
      <w:r w:rsidRPr="005A0BB0">
        <w:rPr>
          <w:color w:val="000000"/>
          <w:lang w:val="fr-FR"/>
          <w:rPrChange w:id="1931" w:author="Mathieu Lucas" w:date="2024-04-30T16:26:00Z" w16du:dateUtc="2024-04-30T14:26:00Z">
            <w:rPr>
              <w:color w:val="000000"/>
            </w:rPr>
          </w:rPrChange>
        </w:rPr>
        <w:t xml:space="preserve"> </w:t>
      </w:r>
      <w:r w:rsidRPr="005A0BB0">
        <w:rPr>
          <w:i/>
          <w:iCs/>
          <w:color w:val="000000"/>
          <w:lang w:val="fr-FR"/>
          <w:rPrChange w:id="1932" w:author="Mathieu Lucas" w:date="2024-04-30T16:26:00Z" w16du:dateUtc="2024-04-30T14:26:00Z">
            <w:rPr>
              <w:i/>
              <w:iCs/>
              <w:color w:val="000000"/>
            </w:rPr>
          </w:rPrChange>
        </w:rPr>
        <w:t xml:space="preserve">Repères de crues, plateforme collaborative de référence pour le recensement des repères de crues en France. </w:t>
      </w:r>
      <w:r w:rsidRPr="005A0BB0">
        <w:rPr>
          <w:i/>
          <w:iCs/>
          <w:color w:val="000000"/>
          <w:lang w:val="fr-FR"/>
          <w:rPrChange w:id="1933" w:author="Mathieu Lucas" w:date="2024-04-30T16:26:00Z" w16du:dateUtc="2024-04-30T14:26:00Z">
            <w:rPr>
              <w:i/>
              <w:iCs/>
              <w:color w:val="000000"/>
            </w:rPr>
          </w:rPrChange>
        </w:rPr>
        <w:br/>
      </w:r>
      <w:r w:rsidRPr="005A0BB0">
        <w:rPr>
          <w:color w:val="000000"/>
          <w:lang w:val="fr-FR"/>
          <w:rPrChange w:id="1934" w:author="Mathieu Lucas" w:date="2024-04-30T16:26:00Z" w16du:dateUtc="2024-04-30T14:26:00Z">
            <w:rPr>
              <w:color w:val="000000"/>
            </w:rPr>
          </w:rPrChange>
        </w:rPr>
        <w:t xml:space="preserve">url : </w:t>
      </w:r>
      <w:r w:rsidRPr="005A0BB0">
        <w:rPr>
          <w:color w:val="0070C0"/>
          <w:lang w:val="fr-FR"/>
          <w:rPrChange w:id="1935" w:author="Mathieu Lucas" w:date="2024-04-30T16:26:00Z" w16du:dateUtc="2024-04-30T14:26:00Z">
            <w:rPr>
              <w:color w:val="0070C0"/>
            </w:rPr>
          </w:rPrChange>
        </w:rPr>
        <w:t>https://www.reperesdecrues.developpementdurable.gouv.fr</w:t>
      </w:r>
    </w:p>
    <w:p w14:paraId="3F67379B" w14:textId="77777777" w:rsidR="00EA7F68" w:rsidRPr="00FC3C81" w:rsidRDefault="00BE455D">
      <w:pPr>
        <w:ind w:left="284" w:hanging="284"/>
        <w:jc w:val="both"/>
        <w:rPr>
          <w:color w:val="000000"/>
        </w:rPr>
      </w:pPr>
      <w:r w:rsidRPr="005A0BB0">
        <w:rPr>
          <w:b/>
          <w:color w:val="000000"/>
          <w:lang w:val="fr-FR"/>
          <w:rPrChange w:id="1936" w:author="Mathieu Lucas" w:date="2024-04-30T16:26:00Z" w16du:dateUtc="2024-04-30T14:26:00Z">
            <w:rPr>
              <w:b/>
              <w:color w:val="000000"/>
            </w:rPr>
          </w:rPrChange>
        </w:rPr>
        <w:t>Neppel, L., Renard, B., Lang, M., Ayral, P.A., Coeur, D., Gaume, E., Jacob, N., Payrastre, O., Pobanz, K., Vinet, F. (2010).</w:t>
      </w:r>
      <w:r w:rsidRPr="005A0BB0">
        <w:rPr>
          <w:color w:val="000000"/>
          <w:lang w:val="fr-FR"/>
          <w:rPrChange w:id="1937" w:author="Mathieu Lucas" w:date="2024-04-30T16:26:00Z" w16du:dateUtc="2024-04-30T14:26:00Z">
            <w:rPr>
              <w:color w:val="000000"/>
            </w:rPr>
          </w:rPrChange>
        </w:rPr>
        <w:t xml:space="preserve"> </w:t>
      </w:r>
      <w:r w:rsidRPr="00FC3C81">
        <w:rPr>
          <w:color w:val="000000"/>
        </w:rPr>
        <w:t xml:space="preserve">Flood frequency analysis using historical  data : accounting for random and systematic errors. In : </w:t>
      </w:r>
      <w:r w:rsidRPr="00FC3C81">
        <w:rPr>
          <w:i/>
          <w:iCs/>
          <w:color w:val="000000"/>
        </w:rPr>
        <w:t xml:space="preserve">Hydrological Sciences  Journal </w:t>
      </w:r>
      <w:r w:rsidRPr="00FC3C81">
        <w:rPr>
          <w:color w:val="000000"/>
        </w:rPr>
        <w:t xml:space="preserve">55.2, p. 192-208. issn: 0262-6667, 2150-3435. doi : </w:t>
      </w:r>
      <w:r w:rsidRPr="00FC3C81">
        <w:rPr>
          <w:color w:val="0070C0"/>
        </w:rPr>
        <w:t>10.1080/02626660903546092</w:t>
      </w:r>
    </w:p>
    <w:p w14:paraId="75CD11B1" w14:textId="77777777" w:rsidR="00EA7F68" w:rsidRPr="00FC3C81" w:rsidRDefault="00BE455D">
      <w:pPr>
        <w:ind w:left="284" w:hanging="284"/>
        <w:jc w:val="both"/>
      </w:pPr>
      <w:r w:rsidRPr="00FC3C81">
        <w:rPr>
          <w:b/>
          <w:color w:val="000000"/>
        </w:rPr>
        <w:t>Parkes, B., Demeritt, D. (2016</w:t>
      </w:r>
      <w:r w:rsidRPr="00FC3C81">
        <w:rPr>
          <w:color w:val="000000"/>
        </w:rPr>
        <w:t xml:space="preserve">). Defining the hundred year flood : A Bayesian approach for using historic data to reduce uncertainty in flood frequency estimates. In : </w:t>
      </w:r>
      <w:r w:rsidRPr="00FC3C81">
        <w:rPr>
          <w:i/>
          <w:iCs/>
          <w:color w:val="000000"/>
        </w:rPr>
        <w:t xml:space="preserve">Journal of Hydrology </w:t>
      </w:r>
      <w:r w:rsidRPr="00FC3C81">
        <w:rPr>
          <w:color w:val="000000"/>
        </w:rPr>
        <w:t xml:space="preserve">540, p. 1189-1208. issn : 00221694. doi : </w:t>
      </w:r>
      <w:r w:rsidRPr="00FC3C81">
        <w:rPr>
          <w:color w:val="0070C0"/>
        </w:rPr>
        <w:t xml:space="preserve">10 . 1016 / j . jhydrol.2016.07.025.  </w:t>
      </w:r>
    </w:p>
    <w:p w14:paraId="572CB214" w14:textId="79A273B9" w:rsidR="00EA7F68" w:rsidRPr="00FC3C81" w:rsidRDefault="00BE455D">
      <w:pPr>
        <w:ind w:left="284" w:hanging="284"/>
        <w:jc w:val="both"/>
        <w:rPr>
          <w:color w:val="000000"/>
        </w:rPr>
      </w:pPr>
      <w:r w:rsidRPr="00FC3C81">
        <w:rPr>
          <w:b/>
          <w:color w:val="000000"/>
        </w:rPr>
        <w:t>Payrastre, O., Gaume, E., Andrieu, H. (2011</w:t>
      </w:r>
      <w:r w:rsidRPr="00FC3C81">
        <w:rPr>
          <w:color w:val="000000"/>
        </w:rPr>
        <w:t xml:space="preserve">). Usefulness of historical information  for flood frequency analyses : Developments based on a case study. In : </w:t>
      </w:r>
      <w:r w:rsidRPr="00FC3C81">
        <w:rPr>
          <w:i/>
          <w:iCs/>
          <w:color w:val="000000"/>
        </w:rPr>
        <w:t xml:space="preserve">Water  Resources Research </w:t>
      </w:r>
      <w:r w:rsidRPr="00FC3C81">
        <w:rPr>
          <w:color w:val="000000"/>
        </w:rPr>
        <w:t xml:space="preserve">47.8. issn : 00431397. doi : </w:t>
      </w:r>
      <w:r w:rsidRPr="00FC3C81">
        <w:rPr>
          <w:color w:val="0070C0"/>
        </w:rPr>
        <w:t>10.1029/2010WR009812</w:t>
      </w:r>
      <w:r w:rsidR="00AF2AD0" w:rsidRPr="00FC3C81">
        <w:rPr>
          <w:color w:val="000000"/>
        </w:rPr>
        <w:t>.</w:t>
      </w:r>
    </w:p>
    <w:p w14:paraId="683E8308" w14:textId="6BAC146B" w:rsidR="00AF2AD0" w:rsidRPr="00EA472E" w:rsidRDefault="00AF2AD0" w:rsidP="00AF2AD0">
      <w:pPr>
        <w:ind w:left="284" w:hanging="284"/>
        <w:jc w:val="both"/>
        <w:rPr>
          <w:color w:val="000000"/>
          <w:lang w:val="fr-FR"/>
          <w:rPrChange w:id="1938" w:author="Mathieu Lucas" w:date="2024-05-06T16:54:00Z" w16du:dateUtc="2024-05-06T14:54:00Z">
            <w:rPr>
              <w:color w:val="000000"/>
            </w:rPr>
          </w:rPrChange>
        </w:rPr>
      </w:pPr>
      <w:r w:rsidRPr="00FC3C81">
        <w:rPr>
          <w:b/>
          <w:color w:val="000000"/>
        </w:rPr>
        <w:t>Pettitt, A.N. (1979)</w:t>
      </w:r>
      <w:r w:rsidRPr="00FC3C81">
        <w:rPr>
          <w:color w:val="000000"/>
        </w:rPr>
        <w:t xml:space="preserve">. A non-parametric approach to the change-point problem. </w:t>
      </w:r>
      <w:r w:rsidRPr="00EA472E">
        <w:rPr>
          <w:i/>
          <w:color w:val="000000"/>
          <w:lang w:val="fr-FR"/>
          <w:rPrChange w:id="1939" w:author="Mathieu Lucas" w:date="2024-05-06T16:54:00Z" w16du:dateUtc="2024-05-06T14:54:00Z">
            <w:rPr>
              <w:i/>
              <w:color w:val="000000"/>
            </w:rPr>
          </w:rPrChange>
        </w:rPr>
        <w:t>Appl. Stat.</w:t>
      </w:r>
      <w:r w:rsidRPr="00EA472E">
        <w:rPr>
          <w:color w:val="000000"/>
          <w:lang w:val="fr-FR"/>
          <w:rPrChange w:id="1940" w:author="Mathieu Lucas" w:date="2024-05-06T16:54:00Z" w16du:dateUtc="2024-05-06T14:54:00Z">
            <w:rPr>
              <w:color w:val="000000"/>
            </w:rPr>
          </w:rPrChange>
        </w:rPr>
        <w:t xml:space="preserve"> 28 (2), 126–135</w:t>
      </w:r>
    </w:p>
    <w:p w14:paraId="68B88FFD" w14:textId="77777777" w:rsidR="00EA7F68" w:rsidRPr="005A0BB0" w:rsidRDefault="00BE455D">
      <w:pPr>
        <w:ind w:left="284" w:hanging="284"/>
        <w:jc w:val="both"/>
        <w:rPr>
          <w:color w:val="000000"/>
          <w:lang w:val="fr-FR"/>
          <w:rPrChange w:id="1941" w:author="Mathieu Lucas" w:date="2024-04-30T16:26:00Z" w16du:dateUtc="2024-04-30T14:26:00Z">
            <w:rPr>
              <w:color w:val="000000"/>
            </w:rPr>
          </w:rPrChange>
        </w:rPr>
      </w:pPr>
      <w:r w:rsidRPr="005A0BB0">
        <w:rPr>
          <w:b/>
          <w:color w:val="000000"/>
          <w:lang w:val="fr-FR"/>
          <w:rPrChange w:id="1942" w:author="Mathieu Lucas" w:date="2024-04-30T16:26:00Z" w16du:dateUtc="2024-04-30T14:26:00Z">
            <w:rPr>
              <w:b/>
              <w:color w:val="000000"/>
            </w:rPr>
          </w:rPrChange>
        </w:rPr>
        <w:t>Pichard, G. (1995).</w:t>
      </w:r>
      <w:r w:rsidRPr="005A0BB0">
        <w:rPr>
          <w:color w:val="000000"/>
          <w:lang w:val="fr-FR"/>
          <w:rPrChange w:id="1943" w:author="Mathieu Lucas" w:date="2024-04-30T16:26:00Z" w16du:dateUtc="2024-04-30T14:26:00Z">
            <w:rPr>
              <w:color w:val="000000"/>
            </w:rPr>
          </w:rPrChange>
        </w:rPr>
        <w:t xml:space="preserve"> Les crues sur le bas Rhône de 1500 à nos jours. Pour une histoire hydro-climatique. In : </w:t>
      </w:r>
      <w:r w:rsidRPr="005A0BB0">
        <w:rPr>
          <w:i/>
          <w:iCs/>
          <w:color w:val="000000"/>
          <w:lang w:val="fr-FR"/>
          <w:rPrChange w:id="1944" w:author="Mathieu Lucas" w:date="2024-04-30T16:26:00Z" w16du:dateUtc="2024-04-30T14:26:00Z">
            <w:rPr>
              <w:i/>
              <w:iCs/>
              <w:color w:val="000000"/>
            </w:rPr>
          </w:rPrChange>
        </w:rPr>
        <w:t xml:space="preserve">Méditerranée </w:t>
      </w:r>
      <w:r w:rsidRPr="005A0BB0">
        <w:rPr>
          <w:color w:val="000000"/>
          <w:lang w:val="fr-FR"/>
          <w:rPrChange w:id="1945" w:author="Mathieu Lucas" w:date="2024-04-30T16:26:00Z" w16du:dateUtc="2024-04-30T14:26:00Z">
            <w:rPr>
              <w:color w:val="000000"/>
            </w:rPr>
          </w:rPrChange>
        </w:rPr>
        <w:t xml:space="preserve">82.3, p. 105-116. issn : 0025-8296. doi : </w:t>
      </w:r>
      <w:r w:rsidRPr="005A0BB0">
        <w:rPr>
          <w:color w:val="0070C0"/>
          <w:lang w:val="fr-FR"/>
          <w:rPrChange w:id="1946" w:author="Mathieu Lucas" w:date="2024-04-30T16:26:00Z" w16du:dateUtc="2024-04-30T14:26:00Z">
            <w:rPr>
              <w:color w:val="0070C0"/>
            </w:rPr>
          </w:rPrChange>
        </w:rPr>
        <w:t>10.3406/medit.1995.2908</w:t>
      </w:r>
      <w:r w:rsidRPr="005A0BB0">
        <w:rPr>
          <w:color w:val="000000"/>
          <w:lang w:val="fr-FR"/>
          <w:rPrChange w:id="1947" w:author="Mathieu Lucas" w:date="2024-04-30T16:26:00Z" w16du:dateUtc="2024-04-30T14:26:00Z">
            <w:rPr>
              <w:color w:val="000000"/>
            </w:rPr>
          </w:rPrChange>
        </w:rPr>
        <w:t>.</w:t>
      </w:r>
    </w:p>
    <w:p w14:paraId="0B78DE3D" w14:textId="77777777" w:rsidR="00EA7F68" w:rsidRPr="00FC3C81" w:rsidRDefault="00BE455D">
      <w:pPr>
        <w:ind w:left="284" w:hanging="284"/>
        <w:jc w:val="both"/>
        <w:rPr>
          <w:color w:val="000000"/>
        </w:rPr>
      </w:pPr>
      <w:r w:rsidRPr="00FC3C81">
        <w:rPr>
          <w:b/>
          <w:color w:val="000000"/>
        </w:rPr>
        <w:t>Pichard, G., Arnaud-Fassetta, G., Moron, V., Roucaute E. (2017).</w:t>
      </w:r>
      <w:r w:rsidRPr="00FC3C81">
        <w:rPr>
          <w:color w:val="000000"/>
        </w:rPr>
        <w:t xml:space="preserve"> Hydroclimatology of the Lower Rhône Valley : historical flood reconstruction (AD 1300–2000) based on documentary and instrumental sources. In : </w:t>
      </w:r>
      <w:r w:rsidRPr="00FC3C81">
        <w:rPr>
          <w:i/>
          <w:iCs/>
          <w:color w:val="000000"/>
        </w:rPr>
        <w:t xml:space="preserve">Hydrological Sciences Journal </w:t>
      </w:r>
      <w:r w:rsidRPr="00FC3C81">
        <w:rPr>
          <w:color w:val="000000"/>
        </w:rPr>
        <w:t xml:space="preserve">140 62.11, p. 1772-1795. issn : 0262-6667, 2150-3435. doi : </w:t>
      </w:r>
      <w:r w:rsidRPr="00FC3C81">
        <w:rPr>
          <w:color w:val="0070C0"/>
        </w:rPr>
        <w:t>10.1080/02626667.2017. 1349314</w:t>
      </w:r>
      <w:r w:rsidRPr="00FC3C81">
        <w:rPr>
          <w:color w:val="000000"/>
        </w:rPr>
        <w:t xml:space="preserve">. </w:t>
      </w:r>
    </w:p>
    <w:p w14:paraId="36F29145" w14:textId="77777777" w:rsidR="00EA7F68" w:rsidRPr="005A0BB0" w:rsidRDefault="00BE455D">
      <w:pPr>
        <w:ind w:left="284" w:hanging="284"/>
        <w:jc w:val="both"/>
        <w:rPr>
          <w:color w:val="000000"/>
          <w:lang w:val="fr-FR"/>
          <w:rPrChange w:id="1948" w:author="Mathieu Lucas" w:date="2024-04-30T16:26:00Z" w16du:dateUtc="2024-04-30T14:26:00Z">
            <w:rPr>
              <w:color w:val="000000"/>
            </w:rPr>
          </w:rPrChange>
        </w:rPr>
      </w:pPr>
      <w:r w:rsidRPr="00054A4D">
        <w:rPr>
          <w:b/>
          <w:color w:val="000000"/>
          <w:rPrChange w:id="1949" w:author="Mathieu Lucas" w:date="2024-05-06T13:44:00Z" w16du:dateUtc="2024-05-06T11:44:00Z">
            <w:rPr>
              <w:b/>
              <w:color w:val="000000"/>
              <w:lang w:val="fr-FR"/>
            </w:rPr>
          </w:rPrChange>
        </w:rPr>
        <w:t>Pichard, G., Roucaute, E. (2014).</w:t>
      </w:r>
      <w:r w:rsidRPr="00054A4D">
        <w:rPr>
          <w:color w:val="000000"/>
          <w:rPrChange w:id="1950" w:author="Mathieu Lucas" w:date="2024-05-06T13:44:00Z" w16du:dateUtc="2024-05-06T11:44:00Z">
            <w:rPr>
              <w:color w:val="000000"/>
              <w:lang w:val="fr-FR"/>
            </w:rPr>
          </w:rPrChange>
        </w:rPr>
        <w:t xml:space="preserve"> </w:t>
      </w:r>
      <w:r w:rsidRPr="005A0BB0">
        <w:rPr>
          <w:color w:val="000000"/>
          <w:lang w:val="fr-FR"/>
          <w:rPrChange w:id="1951" w:author="Mathieu Lucas" w:date="2024-04-30T16:26:00Z" w16du:dateUtc="2024-04-30T14:26:00Z">
            <w:rPr>
              <w:color w:val="000000"/>
            </w:rPr>
          </w:rPrChange>
        </w:rPr>
        <w:t xml:space="preserve">Sept siècles d’histoire hydroclimatique du Rhône d’Orange à la mer (1300-2000). Climat, crues, inondations. In : </w:t>
      </w:r>
      <w:r w:rsidRPr="005A0BB0">
        <w:rPr>
          <w:i/>
          <w:iCs/>
          <w:color w:val="000000"/>
          <w:lang w:val="fr-FR"/>
          <w:rPrChange w:id="1952" w:author="Mathieu Lucas" w:date="2024-04-30T16:26:00Z" w16du:dateUtc="2024-04-30T14:26:00Z">
            <w:rPr>
              <w:i/>
              <w:iCs/>
              <w:color w:val="000000"/>
            </w:rPr>
          </w:rPrChange>
        </w:rPr>
        <w:t xml:space="preserve">Presses Universitaires de Provence </w:t>
      </w:r>
      <w:r w:rsidRPr="005A0BB0">
        <w:rPr>
          <w:color w:val="000000"/>
          <w:lang w:val="fr-FR"/>
          <w:rPrChange w:id="1953" w:author="Mathieu Lucas" w:date="2024-04-30T16:26:00Z" w16du:dateUtc="2024-04-30T14:26:00Z">
            <w:rPr>
              <w:color w:val="000000"/>
            </w:rPr>
          </w:rPrChange>
        </w:rPr>
        <w:lastRenderedPageBreak/>
        <w:t xml:space="preserve">(Hors-série de la revue Méditerranée), p. 194. doi : </w:t>
      </w:r>
      <w:r w:rsidRPr="005A0BB0">
        <w:rPr>
          <w:color w:val="0070C0"/>
          <w:lang w:val="fr-FR"/>
          <w:rPrChange w:id="1954" w:author="Mathieu Lucas" w:date="2024-04-30T16:26:00Z" w16du:dateUtc="2024-04-30T14:26:00Z">
            <w:rPr>
              <w:color w:val="0070C0"/>
            </w:rPr>
          </w:rPrChange>
        </w:rPr>
        <w:t>https://doi.org/ 10.4000/geocarrefour.9491</w:t>
      </w:r>
      <w:r w:rsidRPr="005A0BB0">
        <w:rPr>
          <w:color w:val="000000"/>
          <w:lang w:val="fr-FR"/>
          <w:rPrChange w:id="1955" w:author="Mathieu Lucas" w:date="2024-04-30T16:26:00Z" w16du:dateUtc="2024-04-30T14:26:00Z">
            <w:rPr>
              <w:color w:val="000000"/>
            </w:rPr>
          </w:rPrChange>
        </w:rPr>
        <w:t xml:space="preserve">. </w:t>
      </w:r>
    </w:p>
    <w:p w14:paraId="12BBC602" w14:textId="77777777" w:rsidR="00EA7F68" w:rsidRPr="00FC3C81" w:rsidRDefault="00BE455D">
      <w:pPr>
        <w:ind w:left="284" w:hanging="284"/>
        <w:jc w:val="both"/>
      </w:pPr>
      <w:r w:rsidRPr="005A0BB0">
        <w:rPr>
          <w:b/>
          <w:color w:val="000000"/>
          <w:lang w:val="fr-FR"/>
          <w:rPrChange w:id="1956" w:author="Mathieu Lucas" w:date="2024-04-30T16:26:00Z" w16du:dateUtc="2024-04-30T14:26:00Z">
            <w:rPr>
              <w:b/>
              <w:color w:val="000000"/>
            </w:rPr>
          </w:rPrChange>
        </w:rPr>
        <w:t xml:space="preserve">Piotte, O., Boura, C., Cazaubon, A., Chaléon, C., Chambon, D., Guillevic, G., Pasquet, F., Perherin, C., Raimbault ; E.  </w:t>
      </w:r>
      <w:r w:rsidRPr="00FC3C81">
        <w:rPr>
          <w:b/>
          <w:color w:val="000000"/>
        </w:rPr>
        <w:t>(2016).</w:t>
      </w:r>
      <w:r w:rsidRPr="00FC3C81">
        <w:rPr>
          <w:color w:val="000000"/>
        </w:rPr>
        <w:t xml:space="preserve"> Collection, storage and management of high-water marks data : praxis and recommendations. In : </w:t>
      </w:r>
      <w:r w:rsidRPr="00FC3C81">
        <w:rPr>
          <w:i/>
          <w:iCs/>
          <w:color w:val="000000"/>
        </w:rPr>
        <w:t xml:space="preserve">E3S Web of  Conferences </w:t>
      </w:r>
      <w:r w:rsidRPr="00FC3C81">
        <w:rPr>
          <w:color w:val="000000"/>
        </w:rPr>
        <w:t xml:space="preserve">7. Publisher : EDP Sciences, p. 16003. issn : 2267-1242. doi : </w:t>
      </w:r>
      <w:r w:rsidRPr="00FC3C81">
        <w:rPr>
          <w:color w:val="0070C0"/>
        </w:rPr>
        <w:t>10.1051/  e3sconf/20160716003</w:t>
      </w:r>
      <w:r w:rsidRPr="00FC3C81">
        <w:rPr>
          <w:color w:val="000000"/>
        </w:rPr>
        <w:t>.</w:t>
      </w:r>
    </w:p>
    <w:p w14:paraId="48A7E835" w14:textId="77777777" w:rsidR="00EA7F68" w:rsidRPr="00FC3C81" w:rsidRDefault="00BE455D">
      <w:pPr>
        <w:ind w:left="284" w:hanging="284"/>
        <w:jc w:val="both"/>
        <w:rPr>
          <w:color w:val="000000"/>
        </w:rPr>
      </w:pPr>
      <w:r w:rsidRPr="00FC3C81">
        <w:rPr>
          <w:b/>
          <w:color w:val="000000"/>
        </w:rPr>
        <w:t>Prosdocimi, I. (2018).</w:t>
      </w:r>
      <w:r w:rsidRPr="00FC3C81">
        <w:rPr>
          <w:color w:val="000000"/>
        </w:rPr>
        <w:t xml:space="preserve"> German tanks and historical records: the estimation of the time coverage of ungauged extreme events. In : </w:t>
      </w:r>
      <w:r w:rsidRPr="00FC3C81">
        <w:rPr>
          <w:i/>
          <w:iCs/>
          <w:color w:val="000000"/>
        </w:rPr>
        <w:t xml:space="preserve">Stochastic Environmental Research and  Risk Assessment </w:t>
      </w:r>
      <w:r w:rsidRPr="00FC3C81">
        <w:rPr>
          <w:color w:val="000000"/>
        </w:rPr>
        <w:t xml:space="preserve">32.3, p. 607-622. issn : 1436-3240, 1436-3259. doi : </w:t>
      </w:r>
      <w:r w:rsidRPr="00FC3C81">
        <w:rPr>
          <w:color w:val="0070C0"/>
        </w:rPr>
        <w:t>10.1007/s00477-  017-1418-8.</w:t>
      </w:r>
      <w:r w:rsidRPr="00FC3C81">
        <w:rPr>
          <w:color w:val="000000"/>
        </w:rPr>
        <w:t xml:space="preserve">  </w:t>
      </w:r>
    </w:p>
    <w:p w14:paraId="5D413503" w14:textId="77777777" w:rsidR="00C54095" w:rsidRPr="00FC3C81" w:rsidRDefault="00BE455D">
      <w:pPr>
        <w:ind w:left="284" w:hanging="284"/>
        <w:jc w:val="both"/>
        <w:rPr>
          <w:color w:val="000000"/>
        </w:rPr>
      </w:pPr>
      <w:r w:rsidRPr="00FC3C81">
        <w:rPr>
          <w:b/>
          <w:color w:val="000000"/>
        </w:rPr>
        <w:t xml:space="preserve">Reis, D. S., Stedinger, J. R. (2005). </w:t>
      </w:r>
      <w:r w:rsidRPr="00FC3C81">
        <w:rPr>
          <w:color w:val="000000"/>
        </w:rPr>
        <w:t xml:space="preserve">Bayesian MCMC flood frequency analysis with  historical information. In : </w:t>
      </w:r>
      <w:r w:rsidRPr="00FC3C81">
        <w:rPr>
          <w:i/>
          <w:iCs/>
          <w:color w:val="000000"/>
        </w:rPr>
        <w:t xml:space="preserve">Journal of Hydrology </w:t>
      </w:r>
      <w:r w:rsidRPr="00FC3C81">
        <w:rPr>
          <w:color w:val="000000"/>
        </w:rPr>
        <w:t xml:space="preserve">313.1, p. 97-116. issn : 00221694. doi : </w:t>
      </w:r>
      <w:r w:rsidRPr="00FC3C81">
        <w:rPr>
          <w:color w:val="0070C0"/>
        </w:rPr>
        <w:t>10.1016/j.jhydrol.2005.02.028.</w:t>
      </w:r>
    </w:p>
    <w:p w14:paraId="6C841CE8" w14:textId="34A309D5" w:rsidR="00EA7F68" w:rsidRPr="00FC3C81" w:rsidRDefault="00C54095" w:rsidP="00A804D3">
      <w:pPr>
        <w:ind w:left="284" w:hanging="284"/>
        <w:rPr>
          <w:b/>
          <w:color w:val="000000"/>
        </w:rPr>
      </w:pPr>
      <w:r w:rsidRPr="00FC3C81">
        <w:rPr>
          <w:b/>
          <w:color w:val="000000"/>
        </w:rPr>
        <w:t xml:space="preserve">Renard, B.2023. </w:t>
      </w:r>
      <w:r w:rsidRPr="00FC3C81">
        <w:rPr>
          <w:color w:val="000000"/>
        </w:rPr>
        <w:t xml:space="preserve">Use of a national flood mark database to estimate flood hazard in the distant past. </w:t>
      </w:r>
      <w:r w:rsidRPr="00FC3C81">
        <w:rPr>
          <w:i/>
          <w:color w:val="000000"/>
        </w:rPr>
        <w:t>Hydrol. Sci. J.</w:t>
      </w:r>
      <w:r w:rsidRPr="00FC3C81">
        <w:rPr>
          <w:color w:val="000000"/>
        </w:rPr>
        <w:t xml:space="preserve"> (ISSN: 0262-6667) null. http://dx.doi.org/10.1080/02626667.2023.2212165.</w:t>
      </w:r>
    </w:p>
    <w:p w14:paraId="2355E073" w14:textId="77777777" w:rsidR="00EA7F68" w:rsidRPr="00FC3C81" w:rsidRDefault="00BE455D">
      <w:pPr>
        <w:ind w:left="284" w:hanging="284"/>
        <w:jc w:val="both"/>
        <w:rPr>
          <w:color w:val="000000"/>
        </w:rPr>
      </w:pPr>
      <w:r w:rsidRPr="00054A4D">
        <w:rPr>
          <w:b/>
          <w:color w:val="000000"/>
        </w:rPr>
        <w:t>Renard, B., Garreta, V., Lang, M. (2006).</w:t>
      </w:r>
      <w:r w:rsidRPr="00054A4D">
        <w:rPr>
          <w:color w:val="000000"/>
        </w:rPr>
        <w:t xml:space="preserve"> </w:t>
      </w:r>
      <w:r w:rsidRPr="00FC3C81">
        <w:rPr>
          <w:color w:val="000000"/>
        </w:rPr>
        <w:t xml:space="preserve">An application of Bayesian analysis and  Markov chain Monte Carlo methods to the estimation of a regional trend in annual  maxima. In : </w:t>
      </w:r>
      <w:r w:rsidRPr="00FC3C81">
        <w:rPr>
          <w:i/>
          <w:iCs/>
          <w:color w:val="000000"/>
        </w:rPr>
        <w:t xml:space="preserve">Water Resources Research </w:t>
      </w:r>
      <w:r w:rsidRPr="00FC3C81">
        <w:rPr>
          <w:color w:val="000000"/>
        </w:rPr>
        <w:t xml:space="preserve">42.12. issn : 00431397. doi : </w:t>
      </w:r>
      <w:r w:rsidRPr="00FC3C81">
        <w:rPr>
          <w:color w:val="0070C0"/>
        </w:rPr>
        <w:t>10 . 1029 / 2005WR004591</w:t>
      </w:r>
      <w:r w:rsidRPr="00FC3C81">
        <w:rPr>
          <w:color w:val="000000"/>
        </w:rPr>
        <w:t>.</w:t>
      </w:r>
    </w:p>
    <w:p w14:paraId="30907278" w14:textId="653B1DA3" w:rsidR="00EA7F68" w:rsidRPr="00FC3C81" w:rsidRDefault="00BE455D">
      <w:pPr>
        <w:ind w:left="284" w:hanging="284"/>
        <w:jc w:val="both"/>
        <w:rPr>
          <w:rFonts w:eastAsiaTheme="minorHAnsi"/>
          <w:color w:val="000000"/>
          <w:lang w:eastAsia="en-US"/>
        </w:rPr>
      </w:pPr>
      <w:r w:rsidRPr="00054A4D">
        <w:rPr>
          <w:rFonts w:eastAsiaTheme="minorHAnsi"/>
          <w:b/>
          <w:color w:val="000000"/>
          <w:lang w:eastAsia="en-US"/>
        </w:rPr>
        <w:t>Salas, J. D., Obeysekera, J., Vogel R. M. (2018).</w:t>
      </w:r>
      <w:r w:rsidRPr="00054A4D">
        <w:rPr>
          <w:rFonts w:eastAsiaTheme="minorHAnsi"/>
          <w:color w:val="000000"/>
          <w:lang w:eastAsia="en-US"/>
        </w:rPr>
        <w:t xml:space="preserve"> </w:t>
      </w:r>
      <w:r w:rsidRPr="00FC3C81">
        <w:rPr>
          <w:rFonts w:eastAsiaTheme="minorHAnsi"/>
          <w:color w:val="000000"/>
          <w:lang w:eastAsia="en-US"/>
        </w:rPr>
        <w:t xml:space="preserve">Techniques for assessing water infrastructure for nonstationary extreme events : a review. In : </w:t>
      </w:r>
      <w:r w:rsidRPr="00FC3C81">
        <w:rPr>
          <w:rFonts w:eastAsiaTheme="minorHAnsi"/>
          <w:i/>
          <w:iCs/>
          <w:color w:val="000000"/>
          <w:lang w:eastAsia="en-US"/>
        </w:rPr>
        <w:t>Hydrological Sciences</w:t>
      </w:r>
      <w:r w:rsidRPr="00FC3C81">
        <w:rPr>
          <w:rFonts w:eastAsiaTheme="minorHAnsi"/>
          <w:color w:val="000000"/>
          <w:lang w:eastAsia="en-US"/>
        </w:rPr>
        <w:t xml:space="preserve"> </w:t>
      </w:r>
      <w:r w:rsidRPr="00FC3C81">
        <w:rPr>
          <w:rFonts w:eastAsiaTheme="minorHAnsi"/>
          <w:i/>
          <w:iCs/>
          <w:color w:val="000000"/>
          <w:lang w:eastAsia="en-US"/>
        </w:rPr>
        <w:t xml:space="preserve">Journal </w:t>
      </w:r>
      <w:r w:rsidRPr="00FC3C81">
        <w:rPr>
          <w:rFonts w:eastAsiaTheme="minorHAnsi"/>
          <w:color w:val="000000"/>
          <w:lang w:eastAsia="en-US"/>
        </w:rPr>
        <w:t xml:space="preserve">63.3, p. 325-352. issn : 0262-6667. doi : </w:t>
      </w:r>
      <w:r w:rsidRPr="00FC3C81">
        <w:rPr>
          <w:color w:val="0070C0"/>
        </w:rPr>
        <w:t>10.1080/02626667.2018.1426858</w:t>
      </w:r>
      <w:r w:rsidRPr="00FC3C81">
        <w:rPr>
          <w:rFonts w:eastAsiaTheme="minorHAnsi"/>
          <w:color w:val="000000"/>
          <w:lang w:eastAsia="en-US"/>
        </w:rPr>
        <w:t>.</w:t>
      </w:r>
    </w:p>
    <w:p w14:paraId="41199C06" w14:textId="511518FF" w:rsidR="00A517BC" w:rsidRPr="00FC3C81" w:rsidRDefault="00A517BC" w:rsidP="00A517BC">
      <w:pPr>
        <w:ind w:left="284" w:hanging="284"/>
        <w:jc w:val="both"/>
        <w:rPr>
          <w:rFonts w:eastAsiaTheme="minorHAnsi"/>
          <w:color w:val="000000"/>
          <w:lang w:eastAsia="en-US"/>
        </w:rPr>
      </w:pPr>
      <w:r w:rsidRPr="00FC3C81">
        <w:rPr>
          <w:rFonts w:eastAsiaTheme="minorHAnsi"/>
          <w:b/>
          <w:color w:val="000000"/>
          <w:lang w:eastAsia="en-US"/>
        </w:rPr>
        <w:t xml:space="preserve">Shang X., Wang D., Singh V.P., Wang Y., Wu J., Liu J., Zou Y., He R. (2021). </w:t>
      </w:r>
      <w:r w:rsidRPr="00FC3C81">
        <w:rPr>
          <w:rFonts w:eastAsiaTheme="minorHAnsi"/>
          <w:color w:val="000000"/>
          <w:lang w:eastAsia="en-US"/>
        </w:rPr>
        <w:t>Effect of Uncertainty in Historical Data on Flood Frequency Analysis Using Bayesian Method. In: J</w:t>
      </w:r>
      <w:r w:rsidRPr="00FC3C81">
        <w:rPr>
          <w:rFonts w:eastAsiaTheme="minorHAnsi"/>
          <w:i/>
          <w:color w:val="000000"/>
          <w:lang w:eastAsia="en-US"/>
        </w:rPr>
        <w:t>. Hydrol. Eng.,</w:t>
      </w:r>
      <w:r w:rsidRPr="00FC3C81">
        <w:rPr>
          <w:rFonts w:eastAsiaTheme="minorHAnsi"/>
          <w:color w:val="000000"/>
          <w:lang w:eastAsia="en-US"/>
        </w:rPr>
        <w:t xml:space="preserve"> 2021, 26(4): 04021011. doi </w:t>
      </w:r>
      <w:r w:rsidRPr="00FC3C81">
        <w:rPr>
          <w:color w:val="0070C0"/>
        </w:rPr>
        <w:t>10.1061/(ASCE)HE.1943-5584.0002075</w:t>
      </w:r>
    </w:p>
    <w:p w14:paraId="6FDE9474" w14:textId="3DFE80AE" w:rsidR="00A517BC" w:rsidRPr="00FC3C81" w:rsidRDefault="00A517BC" w:rsidP="00A517BC">
      <w:pPr>
        <w:ind w:left="284" w:hanging="284"/>
        <w:jc w:val="both"/>
        <w:rPr>
          <w:rFonts w:eastAsiaTheme="minorHAnsi"/>
          <w:color w:val="000000"/>
          <w:lang w:eastAsia="en-US"/>
        </w:rPr>
      </w:pPr>
      <w:r w:rsidRPr="00FC3C81">
        <w:rPr>
          <w:rFonts w:eastAsiaTheme="minorHAnsi"/>
          <w:b/>
          <w:color w:val="000000"/>
          <w:lang w:eastAsia="en-US"/>
        </w:rPr>
        <w:t xml:space="preserve">Sharma S., Ghimire G.R., Talchabhadel R., Panthi J., Lee B.S., Sun F., Baniya R., Adhikari T.R. (2022) </w:t>
      </w:r>
      <w:r w:rsidRPr="00FC3C81">
        <w:rPr>
          <w:rFonts w:eastAsiaTheme="minorHAnsi"/>
          <w:color w:val="000000"/>
          <w:lang w:eastAsia="en-US"/>
        </w:rPr>
        <w:t xml:space="preserve">Bayesian characterization of uncertainties surrounding fluvial flood hazard estimates. In </w:t>
      </w:r>
      <w:r w:rsidRPr="00FC3C81">
        <w:rPr>
          <w:rFonts w:eastAsiaTheme="minorHAnsi"/>
          <w:i/>
          <w:color w:val="000000"/>
          <w:lang w:eastAsia="en-US"/>
        </w:rPr>
        <w:t>Hydrological Sciences Journal</w:t>
      </w:r>
      <w:r w:rsidRPr="00FC3C81">
        <w:rPr>
          <w:rFonts w:eastAsiaTheme="minorHAnsi"/>
          <w:color w:val="000000"/>
          <w:lang w:eastAsia="en-US"/>
        </w:rPr>
        <w:t xml:space="preserve">, 67:2, 277-286, </w:t>
      </w:r>
      <w:r w:rsidR="00756A43" w:rsidRPr="00FC3C81">
        <w:rPr>
          <w:rFonts w:eastAsiaTheme="minorHAnsi"/>
          <w:color w:val="000000"/>
          <w:lang w:eastAsia="en-US"/>
        </w:rPr>
        <w:t>doi</w:t>
      </w:r>
      <w:r w:rsidRPr="00FC3C81">
        <w:rPr>
          <w:rFonts w:eastAsiaTheme="minorHAnsi"/>
          <w:color w:val="000000"/>
          <w:lang w:eastAsia="en-US"/>
        </w:rPr>
        <w:t xml:space="preserve">: </w:t>
      </w:r>
      <w:r w:rsidRPr="00FC3C81">
        <w:rPr>
          <w:color w:val="0070C0"/>
        </w:rPr>
        <w:t>10.1080/02626667.2021.1999959</w:t>
      </w:r>
    </w:p>
    <w:p w14:paraId="30844581" w14:textId="77777777" w:rsidR="00EA7F68" w:rsidRPr="00FC3C81" w:rsidRDefault="00BE455D">
      <w:pPr>
        <w:ind w:left="284" w:hanging="284"/>
        <w:jc w:val="both"/>
        <w:rPr>
          <w:color w:val="0070C0"/>
        </w:rPr>
      </w:pPr>
      <w:r w:rsidRPr="00FC3C81">
        <w:rPr>
          <w:b/>
          <w:color w:val="000000"/>
        </w:rPr>
        <w:t>St. George, S., Hefner, A. M., Avila, J. (2020).</w:t>
      </w:r>
      <w:r w:rsidRPr="00FC3C81">
        <w:rPr>
          <w:color w:val="000000"/>
        </w:rPr>
        <w:t xml:space="preserve"> Paleofloods stage a comeback.  In : </w:t>
      </w:r>
      <w:r w:rsidRPr="00FC3C81">
        <w:rPr>
          <w:i/>
          <w:iCs/>
          <w:color w:val="000000"/>
        </w:rPr>
        <w:t xml:space="preserve">Nature Geoscience </w:t>
      </w:r>
      <w:r w:rsidRPr="00FC3C81">
        <w:rPr>
          <w:color w:val="000000"/>
        </w:rPr>
        <w:t xml:space="preserve">13.12, p. 766-768. issn : 1752-0894, 1752-0908. doi : </w:t>
      </w:r>
      <w:r w:rsidRPr="00FC3C81">
        <w:rPr>
          <w:color w:val="0070C0"/>
        </w:rPr>
        <w:t>10.1038/ s41561-020-00664-2.</w:t>
      </w:r>
    </w:p>
    <w:p w14:paraId="5D6B2C85" w14:textId="77777777" w:rsidR="00EA7F68" w:rsidRPr="00FC3C81" w:rsidRDefault="00BE455D">
      <w:pPr>
        <w:ind w:left="284" w:hanging="284"/>
        <w:jc w:val="both"/>
      </w:pPr>
      <w:r w:rsidRPr="00FC3C81">
        <w:rPr>
          <w:b/>
          <w:color w:val="000000"/>
        </w:rPr>
        <w:t>Stedinger, J. R., Cohn, T. A. (1986).</w:t>
      </w:r>
      <w:r w:rsidRPr="00FC3C81">
        <w:rPr>
          <w:color w:val="000000"/>
        </w:rPr>
        <w:t xml:space="preserve"> Flood Frequency Analysis With Historical and Paleoflood Information. In : </w:t>
      </w:r>
      <w:r w:rsidRPr="00FC3C81">
        <w:rPr>
          <w:i/>
          <w:iCs/>
          <w:color w:val="000000"/>
        </w:rPr>
        <w:t xml:space="preserve">Water Resources Research </w:t>
      </w:r>
      <w:r w:rsidRPr="00FC3C81">
        <w:rPr>
          <w:color w:val="000000"/>
        </w:rPr>
        <w:t xml:space="preserve">22.5, p. 785-793. issn : 1944-7973. doi : </w:t>
      </w:r>
      <w:r w:rsidRPr="00FC3C81">
        <w:rPr>
          <w:color w:val="0070C0"/>
        </w:rPr>
        <w:t>10.1029/WR022i005p00785</w:t>
      </w:r>
    </w:p>
    <w:p w14:paraId="7397CF2B" w14:textId="77777777" w:rsidR="00EA7F68" w:rsidRPr="00FC3C81" w:rsidRDefault="00BE455D">
      <w:pPr>
        <w:ind w:left="284" w:hanging="284"/>
        <w:jc w:val="both"/>
        <w:rPr>
          <w:color w:val="000000"/>
        </w:rPr>
      </w:pPr>
      <w:r w:rsidRPr="00FC3C81">
        <w:rPr>
          <w:b/>
          <w:color w:val="000000"/>
        </w:rPr>
        <w:t>Viglione, A., Merz, R., Salinas, J. L., Blöschl, G. (2013).</w:t>
      </w:r>
      <w:r w:rsidRPr="00FC3C81">
        <w:rPr>
          <w:color w:val="000000"/>
        </w:rPr>
        <w:t xml:space="preserve"> Flood frequency hydrology : 3. A Bayesian analysis. In : </w:t>
      </w:r>
      <w:r w:rsidRPr="00FC3C81">
        <w:rPr>
          <w:i/>
          <w:iCs/>
          <w:color w:val="000000"/>
        </w:rPr>
        <w:t xml:space="preserve">Water Resources Research </w:t>
      </w:r>
      <w:r w:rsidRPr="00FC3C81">
        <w:rPr>
          <w:color w:val="000000"/>
        </w:rPr>
        <w:t xml:space="preserve">49.2, p. 675-692. issn : 1944-7973. doi : </w:t>
      </w:r>
      <w:r w:rsidRPr="00FC3C81">
        <w:rPr>
          <w:color w:val="0070C0"/>
        </w:rPr>
        <w:t>10.1029/2011WR010782</w:t>
      </w:r>
    </w:p>
    <w:p w14:paraId="21F39132" w14:textId="77777777" w:rsidR="00EA7F68" w:rsidRPr="00FC3C81" w:rsidRDefault="00EA7F68">
      <w:pPr>
        <w:pStyle w:val="Style1"/>
      </w:pPr>
    </w:p>
    <w:p w14:paraId="1815E649" w14:textId="1FC67B55" w:rsidR="00EA7F68" w:rsidRPr="00FC3C81" w:rsidRDefault="00BE455D">
      <w:pPr>
        <w:pStyle w:val="Style1"/>
      </w:pPr>
      <w:r w:rsidRPr="00FC3C81">
        <w:t xml:space="preserve">Data and codes </w:t>
      </w:r>
      <w:del w:id="1957" w:author="Mathieu Lucas" w:date="2024-04-30T10:54:00Z" w16du:dateUtc="2024-04-30T08:54:00Z">
        <w:r w:rsidRPr="00FC3C81" w:rsidDel="00FC3C81">
          <w:delText>availability :</w:delText>
        </w:r>
      </w:del>
      <w:ins w:id="1958" w:author="Mathieu Lucas" w:date="2024-04-30T10:54:00Z" w16du:dateUtc="2024-04-30T08:54:00Z">
        <w:r w:rsidR="00FC3C81" w:rsidRPr="00FC3C81">
          <w:t>availability:</w:t>
        </w:r>
      </w:ins>
      <w:r w:rsidRPr="00FC3C81">
        <w:t xml:space="preserve"> </w:t>
      </w:r>
      <w:r w:rsidRPr="00FC3C81">
        <w:rPr>
          <w:rPrChange w:id="1959" w:author="Mathieu Lucas" w:date="2024-04-30T10:48:00Z" w16du:dateUtc="2024-04-30T08:48:00Z">
            <w:rPr>
              <w:lang w:val="fr-FR"/>
            </w:rPr>
          </w:rPrChange>
        </w:rPr>
        <w:fldChar w:fldCharType="begin"/>
      </w:r>
      <w:r w:rsidRPr="00FC3C81">
        <w:instrText>HYPERLINK "https://github.com/MatLcs/HistoFloods" \h</w:instrText>
      </w:r>
      <w:r w:rsidRPr="00FC3C81">
        <w:rPr>
          <w:rPrChange w:id="1960" w:author="Mathieu Lucas" w:date="2024-04-30T10:48:00Z" w16du:dateUtc="2024-04-30T08:48:00Z">
            <w:rPr>
              <w:rStyle w:val="LienInternet"/>
            </w:rPr>
          </w:rPrChange>
        </w:rPr>
        <w:fldChar w:fldCharType="separate"/>
      </w:r>
      <w:r w:rsidRPr="00FC3C81">
        <w:rPr>
          <w:rStyle w:val="LienInternet"/>
        </w:rPr>
        <w:t>https://github.com/MatLcs/HistoFloods</w:t>
      </w:r>
      <w:r w:rsidRPr="00FC3C81">
        <w:rPr>
          <w:rStyle w:val="LienInternet"/>
        </w:rPr>
        <w:fldChar w:fldCharType="end"/>
      </w:r>
      <w:r w:rsidRPr="00FC3C81">
        <w:t xml:space="preserve"> </w:t>
      </w:r>
    </w:p>
    <w:sectPr w:rsidR="00EA7F68" w:rsidRPr="00FC3C81">
      <w:headerReference w:type="even" r:id="rId30"/>
      <w:headerReference w:type="default" r:id="rId31"/>
      <w:footerReference w:type="even" r:id="rId32"/>
      <w:footerReference w:type="default" r:id="rId33"/>
      <w:pgSz w:w="11906" w:h="16838"/>
      <w:pgMar w:top="1418" w:right="1418" w:bottom="1418" w:left="141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4D78C7" w14:textId="77777777" w:rsidR="00313F7D" w:rsidRPr="00FC3C81" w:rsidRDefault="00313F7D">
      <w:r w:rsidRPr="00FC3C81">
        <w:separator/>
      </w:r>
    </w:p>
    <w:p w14:paraId="1D1F3885" w14:textId="77777777" w:rsidR="00313F7D" w:rsidRPr="00FC3C81" w:rsidRDefault="00313F7D"/>
  </w:endnote>
  <w:endnote w:type="continuationSeparator" w:id="0">
    <w:p w14:paraId="036A0885" w14:textId="77777777" w:rsidR="00313F7D" w:rsidRPr="00FC3C81" w:rsidRDefault="00313F7D">
      <w:r w:rsidRPr="00FC3C81">
        <w:continuationSeparator/>
      </w:r>
    </w:p>
    <w:p w14:paraId="15D590D7" w14:textId="77777777" w:rsidR="00313F7D" w:rsidRPr="00FC3C81" w:rsidRDefault="00313F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Caps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6B13E" w14:textId="77777777" w:rsidR="001F4C9E" w:rsidRPr="00FC3C81" w:rsidRDefault="001F4C9E">
    <w:pPr>
      <w:pStyle w:val="Pieddepage"/>
    </w:pPr>
  </w:p>
  <w:p w14:paraId="33B4AD01" w14:textId="77777777" w:rsidR="0058656D" w:rsidRPr="00FC3C81" w:rsidRDefault="005865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9480599"/>
      <w:docPartObj>
        <w:docPartGallery w:val="Page Numbers (Bottom of Page)"/>
        <w:docPartUnique/>
      </w:docPartObj>
    </w:sdtPr>
    <w:sdtContent>
      <w:p w14:paraId="5C23DB48" w14:textId="54D64BFB" w:rsidR="001F4C9E" w:rsidRPr="00FC3C81" w:rsidRDefault="001F4C9E">
        <w:pPr>
          <w:pStyle w:val="Pieddepage"/>
          <w:jc w:val="right"/>
        </w:pPr>
        <w:r w:rsidRPr="00FC3C81">
          <w:fldChar w:fldCharType="begin"/>
        </w:r>
        <w:r w:rsidRPr="00FC3C81">
          <w:instrText>PAGE</w:instrText>
        </w:r>
        <w:r w:rsidRPr="00FC3C81">
          <w:fldChar w:fldCharType="separate"/>
        </w:r>
        <w:r w:rsidR="00B94A0F" w:rsidRPr="00FC3C81">
          <w:rPr>
            <w:noProof/>
          </w:rPr>
          <w:t>24</w:t>
        </w:r>
        <w:r w:rsidRPr="00FC3C81">
          <w:fldChar w:fldCharType="end"/>
        </w:r>
      </w:p>
    </w:sdtContent>
  </w:sdt>
  <w:p w14:paraId="66A04CB2" w14:textId="77777777" w:rsidR="001F4C9E" w:rsidRPr="00FC3C81" w:rsidRDefault="001F4C9E">
    <w:pPr>
      <w:pStyle w:val="Pieddepage"/>
    </w:pPr>
  </w:p>
  <w:p w14:paraId="02E3913E" w14:textId="77777777" w:rsidR="0058656D" w:rsidRPr="00FC3C81" w:rsidRDefault="005865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2D1CBE" w14:textId="77777777" w:rsidR="00313F7D" w:rsidRPr="00FC3C81" w:rsidRDefault="00313F7D">
      <w:r w:rsidRPr="00FC3C81">
        <w:separator/>
      </w:r>
    </w:p>
    <w:p w14:paraId="04B49126" w14:textId="77777777" w:rsidR="00313F7D" w:rsidRPr="00FC3C81" w:rsidRDefault="00313F7D"/>
  </w:footnote>
  <w:footnote w:type="continuationSeparator" w:id="0">
    <w:p w14:paraId="5C353EB7" w14:textId="77777777" w:rsidR="00313F7D" w:rsidRPr="00FC3C81" w:rsidRDefault="00313F7D">
      <w:r w:rsidRPr="00FC3C81">
        <w:continuationSeparator/>
      </w:r>
    </w:p>
    <w:p w14:paraId="01B3CF65" w14:textId="77777777" w:rsidR="00313F7D" w:rsidRPr="00FC3C81" w:rsidRDefault="00313F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C58AB" w14:textId="77777777" w:rsidR="001F4C9E" w:rsidRPr="00FC3C81" w:rsidRDefault="001F4C9E">
    <w:pPr>
      <w:pStyle w:val="En-tte"/>
    </w:pPr>
  </w:p>
  <w:p w14:paraId="7C1E1C97" w14:textId="77777777" w:rsidR="0058656D" w:rsidRPr="00FC3C81" w:rsidRDefault="0058656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3856A" w14:textId="77777777" w:rsidR="001F4C9E" w:rsidRPr="00FC3C81" w:rsidRDefault="001F4C9E">
    <w:pPr>
      <w:pStyle w:val="En-tte"/>
    </w:pPr>
  </w:p>
  <w:p w14:paraId="62C72DCE" w14:textId="77777777" w:rsidR="0058656D" w:rsidRPr="00FC3C81" w:rsidRDefault="005865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B65"/>
    <w:multiLevelType w:val="hybridMultilevel"/>
    <w:tmpl w:val="2D3809A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3404109"/>
    <w:multiLevelType w:val="multilevel"/>
    <w:tmpl w:val="5928DB1C"/>
    <w:lvl w:ilvl="0">
      <w:start w:val="1"/>
      <w:numFmt w:val="decimal"/>
      <w:pStyle w:val="Titre1"/>
      <w:lvlText w:val="%1."/>
      <w:lvlJc w:val="left"/>
      <w:pPr>
        <w:tabs>
          <w:tab w:val="num" w:pos="0"/>
        </w:tabs>
        <w:ind w:left="360" w:hanging="360"/>
      </w:pPr>
      <w:rPr>
        <w:b/>
        <w:i w:val="0"/>
        <w:color w:val="auto"/>
      </w:rPr>
    </w:lvl>
    <w:lvl w:ilvl="1">
      <w:start w:val="1"/>
      <w:numFmt w:val="decimal"/>
      <w:lvlText w:val="%1.%2"/>
      <w:lvlJc w:val="left"/>
      <w:pPr>
        <w:tabs>
          <w:tab w:val="num" w:pos="0"/>
        </w:tabs>
        <w:ind w:left="1002" w:hanging="576"/>
      </w:pPr>
      <w:rPr>
        <w:b/>
        <w:i w:val="0"/>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E875E26"/>
    <w:multiLevelType w:val="multilevel"/>
    <w:tmpl w:val="820A4916"/>
    <w:lvl w:ilvl="0">
      <w:start w:val="1"/>
      <w:numFmt w:val="decimal"/>
      <w:lvlText w:val="%1."/>
      <w:lvlJc w:val="left"/>
      <w:pPr>
        <w:tabs>
          <w:tab w:val="num" w:pos="0"/>
        </w:tabs>
        <w:ind w:left="360" w:hanging="360"/>
      </w:pPr>
      <w:rPr>
        <w:b/>
        <w:i w:val="0"/>
        <w:color w:val="auto"/>
      </w:rPr>
    </w:lvl>
    <w:lvl w:ilvl="1">
      <w:start w:val="1"/>
      <w:numFmt w:val="decimal"/>
      <w:lvlText w:val="%1.%2"/>
      <w:lvlJc w:val="left"/>
      <w:pPr>
        <w:tabs>
          <w:tab w:val="num" w:pos="-426"/>
        </w:tabs>
        <w:ind w:left="576" w:hanging="576"/>
      </w:pPr>
      <w:rPr>
        <w:b/>
        <w:i w:val="0"/>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741D4392"/>
    <w:multiLevelType w:val="hybridMultilevel"/>
    <w:tmpl w:val="F87E8A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79DD6A8F"/>
    <w:multiLevelType w:val="hybridMultilevel"/>
    <w:tmpl w:val="5810E6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6861155">
    <w:abstractNumId w:val="1"/>
  </w:num>
  <w:num w:numId="2" w16cid:durableId="1474369588">
    <w:abstractNumId w:val="2"/>
  </w:num>
  <w:num w:numId="3" w16cid:durableId="1247376932">
    <w:abstractNumId w:val="0"/>
  </w:num>
  <w:num w:numId="4" w16cid:durableId="294718665">
    <w:abstractNumId w:val="4"/>
  </w:num>
  <w:num w:numId="5" w16cid:durableId="636373867">
    <w:abstractNumId w:val="3"/>
  </w:num>
  <w:num w:numId="6" w16cid:durableId="1359701812">
    <w:abstractNumId w:val="1"/>
  </w:num>
  <w:num w:numId="7" w16cid:durableId="1577517166">
    <w:abstractNumId w:val="1"/>
  </w:num>
  <w:num w:numId="8" w16cid:durableId="426342746">
    <w:abstractNumId w:val="1"/>
  </w:num>
  <w:num w:numId="9" w16cid:durableId="34649160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chel Lang">
    <w15:presenceInfo w15:providerId="AD" w15:userId="S-1-5-21-3569255166-3711921035-3486062074-300999"/>
  </w15:person>
  <w15:person w15:author="Mathieu Lucas">
    <w15:presenceInfo w15:providerId="AD" w15:userId="S::mathieu.lucas@etu.unice.fr::d5ff384c-3323-4e0b-8b98-4db5dd908e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trackRevisions/>
  <w:defaultTabStop w:val="936"/>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F68"/>
    <w:rsid w:val="000028A3"/>
    <w:rsid w:val="00006550"/>
    <w:rsid w:val="00010853"/>
    <w:rsid w:val="00015EAC"/>
    <w:rsid w:val="00030D70"/>
    <w:rsid w:val="0003102B"/>
    <w:rsid w:val="00032B5C"/>
    <w:rsid w:val="00035E2F"/>
    <w:rsid w:val="00037C5F"/>
    <w:rsid w:val="00044455"/>
    <w:rsid w:val="00044A89"/>
    <w:rsid w:val="00054A4D"/>
    <w:rsid w:val="00061242"/>
    <w:rsid w:val="00066A68"/>
    <w:rsid w:val="000772EB"/>
    <w:rsid w:val="00077B44"/>
    <w:rsid w:val="0008019F"/>
    <w:rsid w:val="000839A0"/>
    <w:rsid w:val="000A4113"/>
    <w:rsid w:val="000B14CE"/>
    <w:rsid w:val="000B329A"/>
    <w:rsid w:val="000B7983"/>
    <w:rsid w:val="000C0B8C"/>
    <w:rsid w:val="000C5920"/>
    <w:rsid w:val="000D6E47"/>
    <w:rsid w:val="000E3541"/>
    <w:rsid w:val="000F78D6"/>
    <w:rsid w:val="00104CC5"/>
    <w:rsid w:val="00105D59"/>
    <w:rsid w:val="001066FD"/>
    <w:rsid w:val="001118C9"/>
    <w:rsid w:val="00114CB2"/>
    <w:rsid w:val="00115AFA"/>
    <w:rsid w:val="00122AD2"/>
    <w:rsid w:val="001236C0"/>
    <w:rsid w:val="00131159"/>
    <w:rsid w:val="001377D8"/>
    <w:rsid w:val="001549C4"/>
    <w:rsid w:val="00155227"/>
    <w:rsid w:val="00156373"/>
    <w:rsid w:val="00164CE3"/>
    <w:rsid w:val="00164E06"/>
    <w:rsid w:val="00165035"/>
    <w:rsid w:val="0017451B"/>
    <w:rsid w:val="00181B58"/>
    <w:rsid w:val="00193E04"/>
    <w:rsid w:val="00196299"/>
    <w:rsid w:val="001A466E"/>
    <w:rsid w:val="001B4D85"/>
    <w:rsid w:val="001B6ABE"/>
    <w:rsid w:val="001B6F92"/>
    <w:rsid w:val="001C3D09"/>
    <w:rsid w:val="001E4403"/>
    <w:rsid w:val="001F1573"/>
    <w:rsid w:val="001F4C9E"/>
    <w:rsid w:val="002006EA"/>
    <w:rsid w:val="002007F2"/>
    <w:rsid w:val="00207B3E"/>
    <w:rsid w:val="002100AB"/>
    <w:rsid w:val="0022560E"/>
    <w:rsid w:val="00226470"/>
    <w:rsid w:val="00226BB2"/>
    <w:rsid w:val="0024057C"/>
    <w:rsid w:val="00241DB4"/>
    <w:rsid w:val="00247DBD"/>
    <w:rsid w:val="00252C61"/>
    <w:rsid w:val="002905D8"/>
    <w:rsid w:val="00295915"/>
    <w:rsid w:val="002A25C3"/>
    <w:rsid w:val="002A5CE0"/>
    <w:rsid w:val="002A7B8E"/>
    <w:rsid w:val="002B41B7"/>
    <w:rsid w:val="002C596F"/>
    <w:rsid w:val="002D4F1F"/>
    <w:rsid w:val="002D54C8"/>
    <w:rsid w:val="002E7415"/>
    <w:rsid w:val="002F52D5"/>
    <w:rsid w:val="00301B35"/>
    <w:rsid w:val="003057D6"/>
    <w:rsid w:val="00313F1F"/>
    <w:rsid w:val="00313F7D"/>
    <w:rsid w:val="00314E30"/>
    <w:rsid w:val="0034450F"/>
    <w:rsid w:val="0034627F"/>
    <w:rsid w:val="00353962"/>
    <w:rsid w:val="003559FF"/>
    <w:rsid w:val="003645FD"/>
    <w:rsid w:val="00365EB2"/>
    <w:rsid w:val="003736D3"/>
    <w:rsid w:val="003A2094"/>
    <w:rsid w:val="003A34E4"/>
    <w:rsid w:val="003A6911"/>
    <w:rsid w:val="003B2012"/>
    <w:rsid w:val="003B4FBA"/>
    <w:rsid w:val="003C051F"/>
    <w:rsid w:val="003C15C8"/>
    <w:rsid w:val="003D20D3"/>
    <w:rsid w:val="003D6BCB"/>
    <w:rsid w:val="003E4E90"/>
    <w:rsid w:val="003E770B"/>
    <w:rsid w:val="003F1CB1"/>
    <w:rsid w:val="003F3110"/>
    <w:rsid w:val="00410D1E"/>
    <w:rsid w:val="00411D4D"/>
    <w:rsid w:val="00413DF6"/>
    <w:rsid w:val="00455CE2"/>
    <w:rsid w:val="00471C57"/>
    <w:rsid w:val="00480AF4"/>
    <w:rsid w:val="004912DA"/>
    <w:rsid w:val="004A32E4"/>
    <w:rsid w:val="004B1C54"/>
    <w:rsid w:val="004B3158"/>
    <w:rsid w:val="004B48E2"/>
    <w:rsid w:val="004B5DCA"/>
    <w:rsid w:val="004D14C2"/>
    <w:rsid w:val="004D6A5C"/>
    <w:rsid w:val="004E0CF9"/>
    <w:rsid w:val="004E2172"/>
    <w:rsid w:val="004E3782"/>
    <w:rsid w:val="005251D9"/>
    <w:rsid w:val="00525A7D"/>
    <w:rsid w:val="00532967"/>
    <w:rsid w:val="0054171B"/>
    <w:rsid w:val="005441C2"/>
    <w:rsid w:val="00545A20"/>
    <w:rsid w:val="00546DE3"/>
    <w:rsid w:val="005550FC"/>
    <w:rsid w:val="00556FCD"/>
    <w:rsid w:val="0056467E"/>
    <w:rsid w:val="005716C1"/>
    <w:rsid w:val="00580958"/>
    <w:rsid w:val="0058536F"/>
    <w:rsid w:val="0058656D"/>
    <w:rsid w:val="005974D2"/>
    <w:rsid w:val="005A0386"/>
    <w:rsid w:val="005A0BB0"/>
    <w:rsid w:val="005A162A"/>
    <w:rsid w:val="005A1C39"/>
    <w:rsid w:val="005B1382"/>
    <w:rsid w:val="005B29A6"/>
    <w:rsid w:val="005B4351"/>
    <w:rsid w:val="005C0409"/>
    <w:rsid w:val="005C3332"/>
    <w:rsid w:val="005C4EDA"/>
    <w:rsid w:val="005C740B"/>
    <w:rsid w:val="005D2921"/>
    <w:rsid w:val="005E6816"/>
    <w:rsid w:val="005F3E94"/>
    <w:rsid w:val="005F7E57"/>
    <w:rsid w:val="006208DC"/>
    <w:rsid w:val="00631210"/>
    <w:rsid w:val="0063144D"/>
    <w:rsid w:val="006341A0"/>
    <w:rsid w:val="00641971"/>
    <w:rsid w:val="0064429C"/>
    <w:rsid w:val="006635C0"/>
    <w:rsid w:val="00666380"/>
    <w:rsid w:val="00675D46"/>
    <w:rsid w:val="00676FF2"/>
    <w:rsid w:val="00686FA4"/>
    <w:rsid w:val="006978B6"/>
    <w:rsid w:val="00697D7F"/>
    <w:rsid w:val="006C54F9"/>
    <w:rsid w:val="006D379B"/>
    <w:rsid w:val="006F096D"/>
    <w:rsid w:val="006F0FAA"/>
    <w:rsid w:val="006F1D3A"/>
    <w:rsid w:val="006F73CA"/>
    <w:rsid w:val="0070242A"/>
    <w:rsid w:val="007070A7"/>
    <w:rsid w:val="0071123F"/>
    <w:rsid w:val="00711350"/>
    <w:rsid w:val="0071319E"/>
    <w:rsid w:val="0072012B"/>
    <w:rsid w:val="00721BD0"/>
    <w:rsid w:val="00735672"/>
    <w:rsid w:val="00746D53"/>
    <w:rsid w:val="007516F5"/>
    <w:rsid w:val="00752362"/>
    <w:rsid w:val="007538B8"/>
    <w:rsid w:val="00756A43"/>
    <w:rsid w:val="00757624"/>
    <w:rsid w:val="00757707"/>
    <w:rsid w:val="00775496"/>
    <w:rsid w:val="00777CD2"/>
    <w:rsid w:val="007A1C0E"/>
    <w:rsid w:val="007A5054"/>
    <w:rsid w:val="007A5BA7"/>
    <w:rsid w:val="007B2BA8"/>
    <w:rsid w:val="007C0293"/>
    <w:rsid w:val="007F0D1B"/>
    <w:rsid w:val="007F21CA"/>
    <w:rsid w:val="007F2A24"/>
    <w:rsid w:val="00800DCA"/>
    <w:rsid w:val="00812605"/>
    <w:rsid w:val="00823099"/>
    <w:rsid w:val="008277E8"/>
    <w:rsid w:val="00846451"/>
    <w:rsid w:val="00852BC0"/>
    <w:rsid w:val="00860D07"/>
    <w:rsid w:val="008658E8"/>
    <w:rsid w:val="008718E3"/>
    <w:rsid w:val="008728E6"/>
    <w:rsid w:val="00880971"/>
    <w:rsid w:val="008819AE"/>
    <w:rsid w:val="0088568B"/>
    <w:rsid w:val="00890096"/>
    <w:rsid w:val="00891B9F"/>
    <w:rsid w:val="008A3B1F"/>
    <w:rsid w:val="008B3696"/>
    <w:rsid w:val="008D5144"/>
    <w:rsid w:val="008E3B81"/>
    <w:rsid w:val="008E47CC"/>
    <w:rsid w:val="009003C1"/>
    <w:rsid w:val="00903522"/>
    <w:rsid w:val="00905DA6"/>
    <w:rsid w:val="00906D56"/>
    <w:rsid w:val="00913E44"/>
    <w:rsid w:val="00920DF1"/>
    <w:rsid w:val="00921228"/>
    <w:rsid w:val="00922617"/>
    <w:rsid w:val="00922FA7"/>
    <w:rsid w:val="00923FE3"/>
    <w:rsid w:val="009240F6"/>
    <w:rsid w:val="00925E62"/>
    <w:rsid w:val="00927C8F"/>
    <w:rsid w:val="00930946"/>
    <w:rsid w:val="00935D1C"/>
    <w:rsid w:val="0095615A"/>
    <w:rsid w:val="00961355"/>
    <w:rsid w:val="0096144F"/>
    <w:rsid w:val="009632CD"/>
    <w:rsid w:val="009811C8"/>
    <w:rsid w:val="0098262E"/>
    <w:rsid w:val="00987682"/>
    <w:rsid w:val="00990E7A"/>
    <w:rsid w:val="0099721F"/>
    <w:rsid w:val="009A5754"/>
    <w:rsid w:val="009C16F4"/>
    <w:rsid w:val="009D2B30"/>
    <w:rsid w:val="009D5FE3"/>
    <w:rsid w:val="009E6419"/>
    <w:rsid w:val="009F2E58"/>
    <w:rsid w:val="00A2459F"/>
    <w:rsid w:val="00A25B59"/>
    <w:rsid w:val="00A30581"/>
    <w:rsid w:val="00A34572"/>
    <w:rsid w:val="00A35BB8"/>
    <w:rsid w:val="00A37061"/>
    <w:rsid w:val="00A4115F"/>
    <w:rsid w:val="00A43989"/>
    <w:rsid w:val="00A46901"/>
    <w:rsid w:val="00A517BC"/>
    <w:rsid w:val="00A53829"/>
    <w:rsid w:val="00A57AD6"/>
    <w:rsid w:val="00A6417C"/>
    <w:rsid w:val="00A65911"/>
    <w:rsid w:val="00A804D3"/>
    <w:rsid w:val="00A91E0F"/>
    <w:rsid w:val="00AA68A2"/>
    <w:rsid w:val="00AA6A83"/>
    <w:rsid w:val="00AB51A6"/>
    <w:rsid w:val="00AB7F21"/>
    <w:rsid w:val="00AC0509"/>
    <w:rsid w:val="00AC677E"/>
    <w:rsid w:val="00AD1EE9"/>
    <w:rsid w:val="00AE17A2"/>
    <w:rsid w:val="00AE48FA"/>
    <w:rsid w:val="00AF2AD0"/>
    <w:rsid w:val="00AF2EA4"/>
    <w:rsid w:val="00B05A92"/>
    <w:rsid w:val="00B06441"/>
    <w:rsid w:val="00B1150E"/>
    <w:rsid w:val="00B46417"/>
    <w:rsid w:val="00B467F9"/>
    <w:rsid w:val="00B61D0D"/>
    <w:rsid w:val="00B647ED"/>
    <w:rsid w:val="00B82784"/>
    <w:rsid w:val="00B848CD"/>
    <w:rsid w:val="00B94A0F"/>
    <w:rsid w:val="00BB4392"/>
    <w:rsid w:val="00BC4BE0"/>
    <w:rsid w:val="00BD5D59"/>
    <w:rsid w:val="00BE455D"/>
    <w:rsid w:val="00BE761E"/>
    <w:rsid w:val="00BF0374"/>
    <w:rsid w:val="00BF2B68"/>
    <w:rsid w:val="00C000F3"/>
    <w:rsid w:val="00C0562C"/>
    <w:rsid w:val="00C10A16"/>
    <w:rsid w:val="00C1370E"/>
    <w:rsid w:val="00C150CB"/>
    <w:rsid w:val="00C23F1F"/>
    <w:rsid w:val="00C2409E"/>
    <w:rsid w:val="00C31F43"/>
    <w:rsid w:val="00C371C9"/>
    <w:rsid w:val="00C42662"/>
    <w:rsid w:val="00C54095"/>
    <w:rsid w:val="00C80321"/>
    <w:rsid w:val="00C81C5B"/>
    <w:rsid w:val="00CB0AFD"/>
    <w:rsid w:val="00CB143A"/>
    <w:rsid w:val="00CB75B3"/>
    <w:rsid w:val="00CC3742"/>
    <w:rsid w:val="00CF3D80"/>
    <w:rsid w:val="00CF73EE"/>
    <w:rsid w:val="00D07FBE"/>
    <w:rsid w:val="00D233AC"/>
    <w:rsid w:val="00D3148A"/>
    <w:rsid w:val="00D3184A"/>
    <w:rsid w:val="00D33688"/>
    <w:rsid w:val="00D36329"/>
    <w:rsid w:val="00D5482B"/>
    <w:rsid w:val="00D555F9"/>
    <w:rsid w:val="00D56658"/>
    <w:rsid w:val="00D624B9"/>
    <w:rsid w:val="00D729BC"/>
    <w:rsid w:val="00D83B47"/>
    <w:rsid w:val="00DB10BD"/>
    <w:rsid w:val="00DD2239"/>
    <w:rsid w:val="00DE287E"/>
    <w:rsid w:val="00DE52D9"/>
    <w:rsid w:val="00DE5AE8"/>
    <w:rsid w:val="00E03DCD"/>
    <w:rsid w:val="00E1115F"/>
    <w:rsid w:val="00E16A22"/>
    <w:rsid w:val="00E2054B"/>
    <w:rsid w:val="00E22353"/>
    <w:rsid w:val="00E26BD5"/>
    <w:rsid w:val="00E30E69"/>
    <w:rsid w:val="00E312BD"/>
    <w:rsid w:val="00E41C0E"/>
    <w:rsid w:val="00E428A1"/>
    <w:rsid w:val="00E53187"/>
    <w:rsid w:val="00E612D3"/>
    <w:rsid w:val="00E64680"/>
    <w:rsid w:val="00E74111"/>
    <w:rsid w:val="00E7594F"/>
    <w:rsid w:val="00E90BA7"/>
    <w:rsid w:val="00E95FA0"/>
    <w:rsid w:val="00E9625A"/>
    <w:rsid w:val="00E96BD4"/>
    <w:rsid w:val="00EA472E"/>
    <w:rsid w:val="00EA5135"/>
    <w:rsid w:val="00EA632A"/>
    <w:rsid w:val="00EA7F68"/>
    <w:rsid w:val="00EC276C"/>
    <w:rsid w:val="00EC3AA6"/>
    <w:rsid w:val="00EC68A2"/>
    <w:rsid w:val="00EE2EC4"/>
    <w:rsid w:val="00EE4E0E"/>
    <w:rsid w:val="00EE6682"/>
    <w:rsid w:val="00EF1A2B"/>
    <w:rsid w:val="00EF2204"/>
    <w:rsid w:val="00EF2786"/>
    <w:rsid w:val="00F32F76"/>
    <w:rsid w:val="00F41E47"/>
    <w:rsid w:val="00F75925"/>
    <w:rsid w:val="00F91711"/>
    <w:rsid w:val="00F97216"/>
    <w:rsid w:val="00FA5907"/>
    <w:rsid w:val="00FA7DA9"/>
    <w:rsid w:val="00FB1474"/>
    <w:rsid w:val="00FB3A4E"/>
    <w:rsid w:val="00FB63F1"/>
    <w:rsid w:val="00FC3C81"/>
    <w:rsid w:val="00FC7FE3"/>
    <w:rsid w:val="00FD0568"/>
  </w:rsids>
  <m:mathPr>
    <m:mathFont m:val="Cambria Math"/>
    <m:brkBin m:val="before"/>
    <m:brkBinSub m:val="--"/>
    <m:smallFrac m:val="0"/>
    <m:dispDef/>
    <m:lMargin m:val="0"/>
    <m:rMargin m:val="0"/>
    <m:defJc m:val="left"/>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0DBB6"/>
  <w15:docId w15:val="{3B691F57-EF71-45DD-986B-3C5908D2F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9AB"/>
    <w:rPr>
      <w:rFonts w:ascii="Times New Roman" w:eastAsia="Times New Roman" w:hAnsi="Times New Roman" w:cs="Times New Roman"/>
      <w:sz w:val="24"/>
      <w:szCs w:val="24"/>
      <w:lang w:val="en-GB" w:eastAsia="fr-FR"/>
    </w:rPr>
  </w:style>
  <w:style w:type="paragraph" w:styleId="Titre1">
    <w:name w:val="heading 1"/>
    <w:basedOn w:val="Normal"/>
    <w:next w:val="Normal"/>
    <w:link w:val="Titre1Car"/>
    <w:qFormat/>
    <w:rsid w:val="002573B6"/>
    <w:pPr>
      <w:keepNext/>
      <w:numPr>
        <w:numId w:val="1"/>
      </w:numPr>
      <w:spacing w:after="120"/>
      <w:outlineLvl w:val="0"/>
    </w:pPr>
    <w:rPr>
      <w:b/>
      <w:bCs/>
      <w:sz w:val="28"/>
    </w:rPr>
  </w:style>
  <w:style w:type="paragraph" w:styleId="Titre2">
    <w:name w:val="heading 2"/>
    <w:basedOn w:val="Normal"/>
    <w:next w:val="Normal"/>
    <w:link w:val="Titre2Car"/>
    <w:autoRedefine/>
    <w:qFormat/>
    <w:rsid w:val="00AF2AD0"/>
    <w:pPr>
      <w:keepNext/>
      <w:spacing w:after="120"/>
      <w:jc w:val="both"/>
      <w:outlineLvl w:val="1"/>
    </w:pPr>
    <w:rPr>
      <w:b/>
      <w:iCs/>
      <w:lang w:val="nl-N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qFormat/>
    <w:rsid w:val="00630E3D"/>
    <w:rPr>
      <w:rFonts w:ascii="Times New Roman" w:eastAsia="Times New Roman" w:hAnsi="Times New Roman" w:cs="Times New Roman"/>
      <w:b/>
      <w:bCs/>
      <w:color w:val="00000A"/>
      <w:sz w:val="28"/>
      <w:szCs w:val="24"/>
      <w:lang w:eastAsia="fr-FR"/>
    </w:rPr>
  </w:style>
  <w:style w:type="character" w:customStyle="1" w:styleId="Titre2Car">
    <w:name w:val="Titre 2 Car"/>
    <w:basedOn w:val="Policepardfaut"/>
    <w:link w:val="Titre2"/>
    <w:qFormat/>
    <w:rsid w:val="00AF2AD0"/>
    <w:rPr>
      <w:rFonts w:ascii="Times New Roman" w:eastAsia="Times New Roman" w:hAnsi="Times New Roman" w:cs="Times New Roman"/>
      <w:b/>
      <w:iCs/>
      <w:sz w:val="24"/>
      <w:szCs w:val="24"/>
      <w:lang w:val="nl-NL" w:eastAsia="fr-FR"/>
    </w:rPr>
  </w:style>
  <w:style w:type="character" w:customStyle="1" w:styleId="LienInternet">
    <w:name w:val="Lien Internet"/>
    <w:basedOn w:val="Policepardfaut"/>
    <w:rsid w:val="000744B2"/>
    <w:rPr>
      <w:color w:val="0000FF"/>
      <w:u w:val="single"/>
    </w:rPr>
  </w:style>
  <w:style w:type="character" w:styleId="Marquedecommentaire">
    <w:name w:val="annotation reference"/>
    <w:basedOn w:val="Policepardfaut"/>
    <w:uiPriority w:val="99"/>
    <w:semiHidden/>
    <w:unhideWhenUsed/>
    <w:qFormat/>
    <w:rsid w:val="000744B2"/>
    <w:rPr>
      <w:sz w:val="16"/>
      <w:szCs w:val="16"/>
    </w:rPr>
  </w:style>
  <w:style w:type="character" w:customStyle="1" w:styleId="CommentaireCar">
    <w:name w:val="Commentaire Car"/>
    <w:basedOn w:val="Policepardfaut"/>
    <w:link w:val="Commentaire"/>
    <w:uiPriority w:val="99"/>
    <w:semiHidden/>
    <w:qFormat/>
    <w:rsid w:val="000744B2"/>
  </w:style>
  <w:style w:type="character" w:customStyle="1" w:styleId="CorpsdetexteCar">
    <w:name w:val="Corps de texte Car"/>
    <w:basedOn w:val="Policepardfaut"/>
    <w:link w:val="Corpsdetexte"/>
    <w:semiHidden/>
    <w:qFormat/>
    <w:rsid w:val="000744B2"/>
    <w:rPr>
      <w:rFonts w:ascii="Times New Roman" w:eastAsia="Times New Roman" w:hAnsi="Times New Roman" w:cs="Times New Roman"/>
      <w:b/>
      <w:bCs/>
      <w:color w:val="00000A"/>
      <w:sz w:val="28"/>
      <w:szCs w:val="24"/>
      <w:lang w:eastAsia="fr-FR"/>
    </w:rPr>
  </w:style>
  <w:style w:type="character" w:customStyle="1" w:styleId="CommentaireCar1">
    <w:name w:val="Commentaire Car1"/>
    <w:basedOn w:val="Policepardfaut"/>
    <w:uiPriority w:val="99"/>
    <w:semiHidden/>
    <w:qFormat/>
    <w:rsid w:val="000744B2"/>
    <w:rPr>
      <w:rFonts w:ascii="Times New Roman" w:eastAsia="Times New Roman" w:hAnsi="Times New Roman" w:cs="Times New Roman"/>
      <w:color w:val="00000A"/>
      <w:sz w:val="20"/>
      <w:szCs w:val="20"/>
      <w:lang w:eastAsia="fr-FR"/>
    </w:rPr>
  </w:style>
  <w:style w:type="character" w:customStyle="1" w:styleId="TextedebullesCar">
    <w:name w:val="Texte de bulles Car"/>
    <w:basedOn w:val="Policepardfaut"/>
    <w:link w:val="Textedebulles"/>
    <w:uiPriority w:val="99"/>
    <w:semiHidden/>
    <w:qFormat/>
    <w:rsid w:val="000744B2"/>
    <w:rPr>
      <w:rFonts w:ascii="Segoe UI" w:eastAsia="Times New Roman" w:hAnsi="Segoe UI" w:cs="Segoe UI"/>
      <w:color w:val="00000A"/>
      <w:sz w:val="18"/>
      <w:szCs w:val="18"/>
      <w:lang w:eastAsia="fr-FR"/>
    </w:rPr>
  </w:style>
  <w:style w:type="character" w:customStyle="1" w:styleId="ObjetducommentaireCar">
    <w:name w:val="Objet du commentaire Car"/>
    <w:basedOn w:val="CommentaireCar"/>
    <w:link w:val="Objetducommentaire"/>
    <w:uiPriority w:val="99"/>
    <w:semiHidden/>
    <w:qFormat/>
    <w:rsid w:val="009E122A"/>
    <w:rPr>
      <w:rFonts w:ascii="Times New Roman" w:eastAsia="Times New Roman" w:hAnsi="Times New Roman" w:cs="Times New Roman"/>
      <w:b/>
      <w:bCs/>
      <w:color w:val="00000A"/>
      <w:sz w:val="20"/>
      <w:szCs w:val="20"/>
      <w:lang w:eastAsia="fr-FR"/>
    </w:rPr>
  </w:style>
  <w:style w:type="character" w:customStyle="1" w:styleId="st">
    <w:name w:val="st"/>
    <w:basedOn w:val="Policepardfaut"/>
    <w:qFormat/>
    <w:rsid w:val="009E122A"/>
  </w:style>
  <w:style w:type="character" w:styleId="Accentuation">
    <w:name w:val="Emphasis"/>
    <w:basedOn w:val="Policepardfaut"/>
    <w:uiPriority w:val="20"/>
    <w:qFormat/>
    <w:rsid w:val="009E122A"/>
    <w:rPr>
      <w:i/>
      <w:iCs/>
    </w:rPr>
  </w:style>
  <w:style w:type="character" w:customStyle="1" w:styleId="En-tteCar">
    <w:name w:val="En-tête Car"/>
    <w:basedOn w:val="Policepardfaut"/>
    <w:uiPriority w:val="99"/>
    <w:qFormat/>
    <w:rsid w:val="00B20DC4"/>
    <w:rPr>
      <w:rFonts w:ascii="Times New Roman" w:eastAsia="Times New Roman" w:hAnsi="Times New Roman" w:cs="Times New Roman"/>
      <w:color w:val="00000A"/>
      <w:sz w:val="24"/>
      <w:szCs w:val="24"/>
      <w:lang w:eastAsia="fr-FR"/>
    </w:rPr>
  </w:style>
  <w:style w:type="character" w:customStyle="1" w:styleId="PieddepageCar">
    <w:name w:val="Pied de page Car"/>
    <w:basedOn w:val="Policepardfaut"/>
    <w:link w:val="Pieddepage"/>
    <w:uiPriority w:val="99"/>
    <w:qFormat/>
    <w:rsid w:val="00B20DC4"/>
    <w:rPr>
      <w:rFonts w:ascii="Times New Roman" w:eastAsia="Times New Roman" w:hAnsi="Times New Roman" w:cs="Times New Roman"/>
      <w:color w:val="00000A"/>
      <w:sz w:val="24"/>
      <w:szCs w:val="24"/>
      <w:lang w:eastAsia="fr-FR"/>
    </w:rPr>
  </w:style>
  <w:style w:type="character" w:customStyle="1" w:styleId="LienInternetvisit">
    <w:name w:val="Lien Internet visité"/>
    <w:basedOn w:val="Policepardfaut"/>
    <w:uiPriority w:val="99"/>
    <w:semiHidden/>
    <w:unhideWhenUsed/>
    <w:rsid w:val="0059056D"/>
    <w:rPr>
      <w:color w:val="954F72" w:themeColor="followedHyperlink"/>
      <w:u w:val="single"/>
    </w:rPr>
  </w:style>
  <w:style w:type="character" w:styleId="Textedelespacerserv">
    <w:name w:val="Placeholder Text"/>
    <w:basedOn w:val="Policepardfaut"/>
    <w:uiPriority w:val="99"/>
    <w:semiHidden/>
    <w:qFormat/>
    <w:rsid w:val="00142D69"/>
    <w:rPr>
      <w:color w:val="808080"/>
    </w:rPr>
  </w:style>
  <w:style w:type="character" w:customStyle="1" w:styleId="NotedebasdepageCar">
    <w:name w:val="Note de bas de page Car"/>
    <w:basedOn w:val="Policepardfaut"/>
    <w:link w:val="Notedebasdepage"/>
    <w:uiPriority w:val="99"/>
    <w:semiHidden/>
    <w:qFormat/>
    <w:rsid w:val="004C4F72"/>
    <w:rPr>
      <w:rFonts w:ascii="Times New Roman" w:eastAsia="Times New Roman" w:hAnsi="Times New Roman" w:cs="Times New Roman"/>
      <w:color w:val="00000A"/>
      <w:sz w:val="20"/>
      <w:szCs w:val="20"/>
      <w:lang w:eastAsia="fr-FR"/>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4C4F72"/>
    <w:rPr>
      <w:vertAlign w:val="superscript"/>
    </w:rPr>
  </w:style>
  <w:style w:type="character" w:customStyle="1" w:styleId="Corpsdetexte31Car">
    <w:name w:val="Corps de texte 31 Car"/>
    <w:basedOn w:val="Policepardfaut"/>
    <w:link w:val="Corpsdetexte31"/>
    <w:qFormat/>
    <w:rsid w:val="00630E3D"/>
    <w:rPr>
      <w:rFonts w:ascii="Times New Roman" w:eastAsia="Times New Roman" w:hAnsi="Times New Roman" w:cs="Times New Roman"/>
      <w:szCs w:val="20"/>
      <w:lang w:eastAsia="zh-CN"/>
    </w:rPr>
  </w:style>
  <w:style w:type="character" w:customStyle="1" w:styleId="Style1Car">
    <w:name w:val="Style1 Car"/>
    <w:basedOn w:val="Corpsdetexte31Car"/>
    <w:link w:val="Style1"/>
    <w:qFormat/>
    <w:rsid w:val="00630E3D"/>
    <w:rPr>
      <w:rFonts w:ascii="Times New Roman" w:eastAsia="Times New Roman" w:hAnsi="Times New Roman" w:cs="Times New Roman"/>
      <w:color w:val="00000A"/>
      <w:sz w:val="24"/>
      <w:szCs w:val="24"/>
      <w:lang w:eastAsia="fr-FR"/>
    </w:rPr>
  </w:style>
  <w:style w:type="character" w:customStyle="1" w:styleId="markedcontent">
    <w:name w:val="markedcontent"/>
    <w:basedOn w:val="Policepardfaut"/>
    <w:qFormat/>
    <w:rsid w:val="00361E82"/>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semiHidden/>
    <w:rsid w:val="000744B2"/>
    <w:pPr>
      <w:jc w:val="center"/>
    </w:pPr>
    <w:rPr>
      <w:b/>
      <w:bCs/>
      <w:sz w:val="28"/>
    </w:r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0744B2"/>
    <w:pPr>
      <w:spacing w:after="200"/>
    </w:pPr>
    <w:rPr>
      <w:b/>
      <w:bCs/>
      <w:color w:val="5B9BD5" w:themeColor="accent1"/>
      <w:sz w:val="18"/>
      <w:szCs w:val="18"/>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0744B2"/>
    <w:pPr>
      <w:ind w:left="720"/>
      <w:contextualSpacing/>
    </w:pPr>
  </w:style>
  <w:style w:type="paragraph" w:styleId="En-ttedetabledesmatires">
    <w:name w:val="TOC Heading"/>
    <w:basedOn w:val="Titre1"/>
    <w:next w:val="Normal"/>
    <w:uiPriority w:val="39"/>
    <w:unhideWhenUsed/>
    <w:qFormat/>
    <w:rsid w:val="000744B2"/>
    <w:pPr>
      <w:keepLines/>
      <w:numPr>
        <w:numId w:val="0"/>
      </w:numPr>
      <w:spacing w:before="480" w:line="276" w:lineRule="auto"/>
    </w:pPr>
    <w:rPr>
      <w:rFonts w:asciiTheme="majorHAnsi" w:eastAsiaTheme="majorEastAsia" w:hAnsiTheme="majorHAnsi" w:cstheme="majorBidi"/>
      <w:color w:val="2E74B5" w:themeColor="accent1" w:themeShade="BF"/>
      <w:szCs w:val="28"/>
    </w:rPr>
  </w:style>
  <w:style w:type="paragraph" w:styleId="TM1">
    <w:name w:val="toc 1"/>
    <w:basedOn w:val="Normal"/>
    <w:next w:val="Normal"/>
    <w:autoRedefine/>
    <w:uiPriority w:val="39"/>
    <w:unhideWhenUsed/>
    <w:rsid w:val="00481568"/>
    <w:pPr>
      <w:tabs>
        <w:tab w:val="left" w:pos="440"/>
        <w:tab w:val="right" w:leader="dot" w:pos="9062"/>
      </w:tabs>
      <w:spacing w:after="100"/>
    </w:pPr>
  </w:style>
  <w:style w:type="paragraph" w:styleId="TM2">
    <w:name w:val="toc 2"/>
    <w:basedOn w:val="Normal"/>
    <w:next w:val="Normal"/>
    <w:autoRedefine/>
    <w:uiPriority w:val="39"/>
    <w:unhideWhenUsed/>
    <w:rsid w:val="000744B2"/>
    <w:pPr>
      <w:spacing w:after="100"/>
      <w:ind w:left="240"/>
    </w:pPr>
  </w:style>
  <w:style w:type="paragraph" w:customStyle="1" w:styleId="Paragraphedeliste1">
    <w:name w:val="Paragraphe de liste1"/>
    <w:basedOn w:val="Normal"/>
    <w:qFormat/>
    <w:rsid w:val="000744B2"/>
    <w:pPr>
      <w:ind w:left="720"/>
      <w:contextualSpacing/>
    </w:pPr>
    <w:rPr>
      <w:sz w:val="20"/>
      <w:szCs w:val="20"/>
      <w:lang w:eastAsia="zh-CN"/>
    </w:rPr>
  </w:style>
  <w:style w:type="paragraph" w:styleId="Commentaire">
    <w:name w:val="annotation text"/>
    <w:basedOn w:val="Normal"/>
    <w:link w:val="CommentaireCar"/>
    <w:uiPriority w:val="99"/>
    <w:semiHidden/>
    <w:unhideWhenUsed/>
    <w:qFormat/>
    <w:rsid w:val="000744B2"/>
    <w:rPr>
      <w:rFonts w:asciiTheme="minorHAnsi" w:eastAsiaTheme="minorHAnsi" w:hAnsiTheme="minorHAnsi" w:cstheme="minorBidi"/>
      <w:sz w:val="22"/>
      <w:szCs w:val="22"/>
      <w:lang w:eastAsia="en-US"/>
    </w:rPr>
  </w:style>
  <w:style w:type="paragraph" w:styleId="Textedebulles">
    <w:name w:val="Balloon Text"/>
    <w:basedOn w:val="Normal"/>
    <w:link w:val="TextedebullesCar"/>
    <w:uiPriority w:val="99"/>
    <w:semiHidden/>
    <w:unhideWhenUsed/>
    <w:qFormat/>
    <w:rsid w:val="000744B2"/>
    <w:rPr>
      <w:rFonts w:ascii="Segoe UI" w:hAnsi="Segoe UI" w:cs="Segoe UI"/>
      <w:sz w:val="18"/>
      <w:szCs w:val="18"/>
    </w:rPr>
  </w:style>
  <w:style w:type="paragraph" w:customStyle="1" w:styleId="Corpsdetexte31">
    <w:name w:val="Corps de texte 31"/>
    <w:basedOn w:val="Normal"/>
    <w:link w:val="Corpsdetexte31Car"/>
    <w:qFormat/>
    <w:rsid w:val="009E6AC1"/>
    <w:pPr>
      <w:jc w:val="both"/>
    </w:pPr>
    <w:rPr>
      <w:sz w:val="22"/>
      <w:szCs w:val="20"/>
      <w:lang w:eastAsia="zh-CN"/>
    </w:rPr>
  </w:style>
  <w:style w:type="paragraph" w:styleId="Objetducommentaire">
    <w:name w:val="annotation subject"/>
    <w:basedOn w:val="Commentaire"/>
    <w:next w:val="Commentaire"/>
    <w:link w:val="ObjetducommentaireCar"/>
    <w:uiPriority w:val="99"/>
    <w:semiHidden/>
    <w:unhideWhenUsed/>
    <w:qFormat/>
    <w:rsid w:val="009E122A"/>
    <w:rPr>
      <w:rFonts w:ascii="Times New Roman" w:eastAsia="Times New Roman" w:hAnsi="Times New Roman" w:cs="Times New Roman"/>
      <w:b/>
      <w:bCs/>
      <w:color w:val="00000A"/>
      <w:sz w:val="20"/>
      <w:szCs w:val="20"/>
      <w:lang w:eastAsia="fr-FR"/>
    </w:rPr>
  </w:style>
  <w:style w:type="paragraph" w:customStyle="1" w:styleId="En-tteetpieddepage">
    <w:name w:val="En-tête et pied de page"/>
    <w:basedOn w:val="Normal"/>
    <w:qFormat/>
  </w:style>
  <w:style w:type="paragraph" w:styleId="En-tte">
    <w:name w:val="header"/>
    <w:basedOn w:val="Normal"/>
    <w:uiPriority w:val="99"/>
    <w:unhideWhenUsed/>
    <w:rsid w:val="00B20DC4"/>
    <w:pPr>
      <w:tabs>
        <w:tab w:val="center" w:pos="4536"/>
        <w:tab w:val="right" w:pos="9072"/>
      </w:tabs>
    </w:pPr>
  </w:style>
  <w:style w:type="paragraph" w:styleId="Pieddepage">
    <w:name w:val="footer"/>
    <w:basedOn w:val="Normal"/>
    <w:link w:val="PieddepageCar"/>
    <w:uiPriority w:val="99"/>
    <w:unhideWhenUsed/>
    <w:rsid w:val="00B20DC4"/>
    <w:pPr>
      <w:tabs>
        <w:tab w:val="center" w:pos="4536"/>
        <w:tab w:val="right" w:pos="9072"/>
      </w:tabs>
    </w:pPr>
  </w:style>
  <w:style w:type="paragraph" w:styleId="NormalWeb">
    <w:name w:val="Normal (Web)"/>
    <w:basedOn w:val="Normal"/>
    <w:uiPriority w:val="99"/>
    <w:unhideWhenUsed/>
    <w:qFormat/>
    <w:rsid w:val="001E2145"/>
    <w:pPr>
      <w:spacing w:beforeAutospacing="1" w:after="119"/>
    </w:pPr>
  </w:style>
  <w:style w:type="paragraph" w:styleId="Rvision">
    <w:name w:val="Revision"/>
    <w:uiPriority w:val="99"/>
    <w:semiHidden/>
    <w:qFormat/>
    <w:rsid w:val="00481568"/>
    <w:rPr>
      <w:rFonts w:ascii="Times New Roman" w:eastAsia="Times New Roman" w:hAnsi="Times New Roman" w:cs="Times New Roman"/>
      <w:color w:val="00000A"/>
      <w:sz w:val="24"/>
      <w:szCs w:val="24"/>
      <w:lang w:eastAsia="fr-FR"/>
    </w:rPr>
  </w:style>
  <w:style w:type="paragraph" w:styleId="Notedebasdepage">
    <w:name w:val="footnote text"/>
    <w:basedOn w:val="Normal"/>
    <w:link w:val="NotedebasdepageCar"/>
    <w:uiPriority w:val="99"/>
    <w:semiHidden/>
    <w:unhideWhenUsed/>
    <w:rsid w:val="004C4F72"/>
    <w:rPr>
      <w:sz w:val="20"/>
      <w:szCs w:val="20"/>
    </w:rPr>
  </w:style>
  <w:style w:type="paragraph" w:customStyle="1" w:styleId="Style1">
    <w:name w:val="Style1"/>
    <w:basedOn w:val="Corpsdetexte31"/>
    <w:link w:val="Style1Car"/>
    <w:qFormat/>
    <w:rsid w:val="00630E3D"/>
    <w:pPr>
      <w:spacing w:after="120" w:line="288" w:lineRule="auto"/>
    </w:pPr>
    <w:rPr>
      <w:color w:val="00000A"/>
      <w:sz w:val="24"/>
      <w:szCs w:val="24"/>
      <w:lang w:eastAsia="fr-FR"/>
    </w:rPr>
  </w:style>
  <w:style w:type="paragraph" w:customStyle="1" w:styleId="doi">
    <w:name w:val="doi"/>
    <w:basedOn w:val="Normal"/>
    <w:qFormat/>
    <w:rsid w:val="00AE39B2"/>
    <w:pPr>
      <w:spacing w:beforeAutospacing="1" w:afterAutospacing="1"/>
    </w:pPr>
  </w:style>
  <w:style w:type="table" w:styleId="Grilledutableau">
    <w:name w:val="Table Grid"/>
    <w:basedOn w:val="TableauNormal"/>
    <w:uiPriority w:val="39"/>
    <w:rsid w:val="000744B2"/>
    <w:rPr>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4B48E2"/>
    <w:pPr>
      <w:spacing w:after="240"/>
      <w:ind w:left="720" w:hanging="720"/>
    </w:pPr>
  </w:style>
  <w:style w:type="character" w:styleId="Lienhypertexte">
    <w:name w:val="Hyperlink"/>
    <w:basedOn w:val="Policepardfaut"/>
    <w:unhideWhenUsed/>
    <w:rsid w:val="004B48E2"/>
    <w:rPr>
      <w:color w:val="0563C1" w:themeColor="hyperlink"/>
      <w:u w:val="single"/>
    </w:rPr>
  </w:style>
  <w:style w:type="character" w:styleId="Mentionnonrsolue">
    <w:name w:val="Unresolved Mention"/>
    <w:basedOn w:val="Policepardfaut"/>
    <w:uiPriority w:val="99"/>
    <w:semiHidden/>
    <w:unhideWhenUsed/>
    <w:rsid w:val="004B48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2208">
      <w:bodyDiv w:val="1"/>
      <w:marLeft w:val="0"/>
      <w:marRight w:val="0"/>
      <w:marTop w:val="0"/>
      <w:marBottom w:val="0"/>
      <w:divBdr>
        <w:top w:val="none" w:sz="0" w:space="0" w:color="auto"/>
        <w:left w:val="none" w:sz="0" w:space="0" w:color="auto"/>
        <w:bottom w:val="none" w:sz="0" w:space="0" w:color="auto"/>
        <w:right w:val="none" w:sz="0" w:space="0" w:color="auto"/>
      </w:divBdr>
    </w:div>
    <w:div w:id="906767208">
      <w:bodyDiv w:val="1"/>
      <w:marLeft w:val="0"/>
      <w:marRight w:val="0"/>
      <w:marTop w:val="0"/>
      <w:marBottom w:val="0"/>
      <w:divBdr>
        <w:top w:val="none" w:sz="0" w:space="0" w:color="auto"/>
        <w:left w:val="none" w:sz="0" w:space="0" w:color="auto"/>
        <w:bottom w:val="none" w:sz="0" w:space="0" w:color="auto"/>
        <w:right w:val="none" w:sz="0" w:space="0" w:color="auto"/>
      </w:divBdr>
    </w:div>
    <w:div w:id="1410227334">
      <w:bodyDiv w:val="1"/>
      <w:marLeft w:val="0"/>
      <w:marRight w:val="0"/>
      <w:marTop w:val="0"/>
      <w:marBottom w:val="0"/>
      <w:divBdr>
        <w:top w:val="none" w:sz="0" w:space="0" w:color="auto"/>
        <w:left w:val="none" w:sz="0" w:space="0" w:color="auto"/>
        <w:bottom w:val="none" w:sz="0" w:space="0" w:color="auto"/>
        <w:right w:val="none" w:sz="0" w:space="0" w:color="auto"/>
      </w:divBdr>
    </w:div>
    <w:div w:id="1747871535">
      <w:bodyDiv w:val="1"/>
      <w:marLeft w:val="0"/>
      <w:marRight w:val="0"/>
      <w:marTop w:val="0"/>
      <w:marBottom w:val="0"/>
      <w:divBdr>
        <w:top w:val="none" w:sz="0" w:space="0" w:color="auto"/>
        <w:left w:val="none" w:sz="0" w:space="0" w:color="auto"/>
        <w:bottom w:val="none" w:sz="0" w:space="0" w:color="auto"/>
        <w:right w:val="none" w:sz="0" w:space="0" w:color="auto"/>
      </w:divBdr>
    </w:div>
    <w:div w:id="1817841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 Id="rId35" Type="http://schemas.microsoft.com/office/2011/relationships/people" Target="people.xml"/><Relationship Id="rId8"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2C0B2-D23C-4D4D-83D5-3B1054BDE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27</Pages>
  <Words>13434</Words>
  <Characters>73888</Characters>
  <Application>Microsoft Office Word</Application>
  <DocSecurity>0</DocSecurity>
  <Lines>615</Lines>
  <Paragraphs>174</Paragraphs>
  <ScaleCrop>false</ScaleCrop>
  <HeadingPairs>
    <vt:vector size="2" baseType="variant">
      <vt:variant>
        <vt:lpstr>Titre</vt:lpstr>
      </vt:variant>
      <vt:variant>
        <vt:i4>1</vt:i4>
      </vt:variant>
    </vt:vector>
  </HeadingPairs>
  <TitlesOfParts>
    <vt:vector size="1" baseType="lpstr">
      <vt:lpstr/>
    </vt:vector>
  </TitlesOfParts>
  <Company>Irstea</Company>
  <LinksUpToDate>false</LinksUpToDate>
  <CharactersWithSpaces>87148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Lang Michel-1</dc:creator>
  <dc:description/>
  <cp:lastModifiedBy>Mathieu Lucas</cp:lastModifiedBy>
  <cp:revision>13</cp:revision>
  <cp:lastPrinted>2024-05-06T15:08:00Z</cp:lastPrinted>
  <dcterms:created xsi:type="dcterms:W3CDTF">2024-05-06T14:34:00Z</dcterms:created>
  <dcterms:modified xsi:type="dcterms:W3CDTF">2024-05-06T15:08:00Z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Irstea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zotero-version="6.0.36"&gt;&lt;session id="sqJ0ynKO"/&gt;&lt;style id="http://www.zotero.org/styles/3-biotech" hasBibliography="1" bibliographyStyleHasBeenSet="1"/&gt;&lt;prefs&gt;&lt;pref name="fieldType" value="Field"/&gt;&lt;/prefs&gt;&lt;/data&gt;</vt:lpwstr>
  </property>
</Properties>
</file>